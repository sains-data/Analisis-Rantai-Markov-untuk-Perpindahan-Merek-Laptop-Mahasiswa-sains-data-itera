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7E1C" w14:textId="77777777" w:rsidR="007408BD" w:rsidRPr="00631E98" w:rsidRDefault="00666E52">
      <w:pPr>
        <w:spacing w:after="200"/>
        <w:jc w:val="center"/>
        <w:rPr>
          <w:rFonts w:ascii="Times New Roman" w:eastAsia="Times New Roman" w:hAnsi="Times New Roman" w:cs="Times New Roman"/>
          <w:b/>
          <w:bCs/>
          <w:sz w:val="28"/>
          <w:szCs w:val="28"/>
          <w:lang w:val="sv-SE"/>
        </w:rPr>
      </w:pPr>
      <w:bookmarkStart w:id="0" w:name="_Toc215078160"/>
      <w:bookmarkEnd w:id="0"/>
      <w:r w:rsidRPr="00631E98">
        <w:rPr>
          <w:rFonts w:ascii="Times New Roman" w:eastAsia="Times New Roman" w:hAnsi="Times New Roman" w:cs="Times New Roman"/>
          <w:b/>
          <w:bCs/>
          <w:sz w:val="28"/>
          <w:szCs w:val="28"/>
          <w:lang w:val="sv-SE"/>
        </w:rPr>
        <w:t xml:space="preserve">LAPORAN TUGAS BESAR PEMODELAN STOKASTIK </w:t>
      </w:r>
    </w:p>
    <w:p w14:paraId="59B0F66D" w14:textId="77777777" w:rsidR="007408BD" w:rsidRPr="00631E98" w:rsidRDefault="00666E52">
      <w:pPr>
        <w:jc w:val="center"/>
        <w:rPr>
          <w:rFonts w:ascii="Times New Roman" w:eastAsia="Times New Roman" w:hAnsi="Times New Roman" w:cs="Times New Roman"/>
          <w:b/>
          <w:bCs/>
          <w:sz w:val="28"/>
          <w:szCs w:val="28"/>
          <w:lang w:val="sv-SE"/>
        </w:rPr>
      </w:pPr>
      <w:r w:rsidRPr="00631E98">
        <w:rPr>
          <w:rFonts w:ascii="Times New Roman" w:eastAsia="Times New Roman" w:hAnsi="Times New Roman" w:cs="Times New Roman"/>
          <w:b/>
          <w:bCs/>
          <w:sz w:val="28"/>
          <w:szCs w:val="28"/>
          <w:lang w:val="sv-SE"/>
        </w:rPr>
        <w:t>Pemodelan Transisi Preferensi Merek Laptop Menggunakan Rantai Markov pada Mahasiswa Program Studi Sains Data Institut Teknologi Sumatera</w:t>
      </w:r>
    </w:p>
    <w:p w14:paraId="74EA8FE8" w14:textId="77777777" w:rsidR="007408BD" w:rsidRPr="00631E98" w:rsidRDefault="007408BD">
      <w:pPr>
        <w:rPr>
          <w:rFonts w:ascii="Times New Roman" w:eastAsia="Times New Roman" w:hAnsi="Times New Roman" w:cs="Times New Roman"/>
          <w:b/>
          <w:bCs/>
          <w:sz w:val="24"/>
          <w:szCs w:val="24"/>
          <w:lang w:val="sv-SE"/>
        </w:rPr>
      </w:pPr>
    </w:p>
    <w:p w14:paraId="659FAF17" w14:textId="77777777" w:rsidR="007408BD" w:rsidRPr="00631E98" w:rsidRDefault="007408BD">
      <w:pPr>
        <w:jc w:val="center"/>
        <w:rPr>
          <w:rFonts w:ascii="Times New Roman" w:eastAsia="Times New Roman" w:hAnsi="Times New Roman" w:cs="Times New Roman"/>
          <w:b/>
          <w:bCs/>
          <w:sz w:val="24"/>
          <w:szCs w:val="24"/>
          <w:lang w:val="sv-SE"/>
        </w:rPr>
      </w:pPr>
    </w:p>
    <w:p w14:paraId="3A0CF047" w14:textId="77777777" w:rsidR="007408BD" w:rsidRDefault="00666E52">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B1E7DB9" wp14:editId="7BC9E830">
            <wp:extent cx="2803426" cy="2803426"/>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803426" cy="2803426"/>
                    </a:xfrm>
                    <a:prstGeom prst="rect">
                      <a:avLst/>
                    </a:prstGeom>
                    <a:ln/>
                  </pic:spPr>
                </pic:pic>
              </a:graphicData>
            </a:graphic>
          </wp:inline>
        </w:drawing>
      </w:r>
    </w:p>
    <w:p w14:paraId="1D6AB55A" w14:textId="77777777" w:rsidR="007408BD" w:rsidRDefault="007408BD">
      <w:pPr>
        <w:jc w:val="center"/>
        <w:rPr>
          <w:rFonts w:ascii="Times New Roman" w:eastAsia="Times New Roman" w:hAnsi="Times New Roman" w:cs="Times New Roman"/>
          <w:b/>
          <w:bCs/>
          <w:sz w:val="24"/>
          <w:szCs w:val="24"/>
        </w:rPr>
      </w:pPr>
    </w:p>
    <w:p w14:paraId="21BC0434" w14:textId="77777777" w:rsidR="007408BD" w:rsidRDefault="007408BD">
      <w:pPr>
        <w:jc w:val="center"/>
        <w:rPr>
          <w:rFonts w:ascii="Times New Roman" w:eastAsia="Times New Roman" w:hAnsi="Times New Roman" w:cs="Times New Roman"/>
          <w:b/>
          <w:bCs/>
          <w:sz w:val="24"/>
          <w:szCs w:val="24"/>
        </w:rPr>
      </w:pPr>
    </w:p>
    <w:p w14:paraId="44FA15CF" w14:textId="77777777" w:rsidR="007408BD" w:rsidRDefault="00666E52">
      <w:pPr>
        <w:spacing w:line="360" w:lineRule="auto"/>
        <w:jc w:val="center"/>
        <w:rPr>
          <w:rFonts w:ascii="Times New Roman" w:eastAsia="Times New Roman" w:hAnsi="Times New Roman" w:cs="Times New Roman"/>
          <w:sz w:val="24"/>
          <w:szCs w:val="24"/>
          <w:lang w:val="en-US"/>
        </w:rPr>
      </w:pPr>
      <w:r w:rsidRPr="3D308B97">
        <w:rPr>
          <w:rFonts w:ascii="Times New Roman" w:eastAsia="Times New Roman" w:hAnsi="Times New Roman" w:cs="Times New Roman"/>
          <w:sz w:val="24"/>
          <w:szCs w:val="24"/>
          <w:lang w:val="en-US"/>
        </w:rPr>
        <w:t>Disusun Oleh:</w:t>
      </w:r>
    </w:p>
    <w:p w14:paraId="492374A6" w14:textId="77777777" w:rsidR="007408BD" w:rsidRDefault="00666E52">
      <w:pPr>
        <w:spacing w:line="360" w:lineRule="auto"/>
        <w:jc w:val="center"/>
        <w:rPr>
          <w:rFonts w:ascii="Times New Roman" w:eastAsia="Times New Roman" w:hAnsi="Times New Roman" w:cs="Times New Roman"/>
          <w:sz w:val="24"/>
          <w:szCs w:val="24"/>
          <w:lang w:val="en-US"/>
        </w:rPr>
      </w:pPr>
      <w:r w:rsidRPr="3D308B97">
        <w:rPr>
          <w:rFonts w:ascii="Times New Roman" w:eastAsia="Times New Roman" w:hAnsi="Times New Roman" w:cs="Times New Roman"/>
          <w:sz w:val="24"/>
          <w:szCs w:val="24"/>
          <w:lang w:val="en-US"/>
        </w:rPr>
        <w:t>Kelompok 7 - RB</w:t>
      </w:r>
    </w:p>
    <w:p w14:paraId="703EE4F6" w14:textId="77777777" w:rsidR="007408BD" w:rsidRDefault="007408BD">
      <w:pPr>
        <w:jc w:val="center"/>
        <w:rPr>
          <w:rFonts w:ascii="Times New Roman" w:eastAsia="Times New Roman" w:hAnsi="Times New Roman" w:cs="Times New Roman"/>
          <w:sz w:val="24"/>
          <w:szCs w:val="24"/>
        </w:rPr>
      </w:pPr>
    </w:p>
    <w:tbl>
      <w:tblPr>
        <w:tblStyle w:val="a"/>
        <w:tblW w:w="4485" w:type="dxa"/>
        <w:jc w:val="center"/>
        <w:tblInd w:w="0" w:type="dxa"/>
        <w:tblLayout w:type="fixed"/>
        <w:tblLook w:val="0600" w:firstRow="0" w:lastRow="0" w:firstColumn="0" w:lastColumn="0" w:noHBand="1" w:noVBand="1"/>
      </w:tblPr>
      <w:tblGrid>
        <w:gridCol w:w="2790"/>
        <w:gridCol w:w="1695"/>
      </w:tblGrid>
      <w:tr w:rsidR="007408BD" w14:paraId="2596DCA6" w14:textId="77777777">
        <w:trPr>
          <w:jc w:val="center"/>
        </w:trPr>
        <w:tc>
          <w:tcPr>
            <w:tcW w:w="2790" w:type="dxa"/>
            <w:tcMar>
              <w:top w:w="100" w:type="dxa"/>
              <w:left w:w="100" w:type="dxa"/>
              <w:bottom w:w="100" w:type="dxa"/>
              <w:right w:w="100" w:type="dxa"/>
            </w:tcMar>
          </w:tcPr>
          <w:p w14:paraId="37E29758" w14:textId="77777777" w:rsidR="007408BD" w:rsidRDefault="00666E52">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n-US"/>
              </w:rPr>
            </w:pPr>
            <w:r w:rsidRPr="3D308B97">
              <w:rPr>
                <w:rFonts w:ascii="Times New Roman" w:eastAsia="Times New Roman" w:hAnsi="Times New Roman" w:cs="Times New Roman"/>
                <w:sz w:val="24"/>
                <w:szCs w:val="24"/>
                <w:lang w:val="en-US"/>
              </w:rPr>
              <w:t>Dhea Amelia Putri</w:t>
            </w:r>
          </w:p>
        </w:tc>
        <w:tc>
          <w:tcPr>
            <w:tcW w:w="1695" w:type="dxa"/>
            <w:tcMar>
              <w:top w:w="100" w:type="dxa"/>
              <w:left w:w="100" w:type="dxa"/>
              <w:bottom w:w="100" w:type="dxa"/>
              <w:right w:w="100" w:type="dxa"/>
            </w:tcMar>
          </w:tcPr>
          <w:p w14:paraId="0AD4ED0E"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(122450004)</w:t>
            </w:r>
          </w:p>
        </w:tc>
      </w:tr>
      <w:tr w:rsidR="007408BD" w14:paraId="62AEEF48" w14:textId="77777777">
        <w:trPr>
          <w:jc w:val="center"/>
        </w:trPr>
        <w:tc>
          <w:tcPr>
            <w:tcW w:w="2790" w:type="dxa"/>
            <w:tcMar>
              <w:top w:w="100" w:type="dxa"/>
              <w:left w:w="100" w:type="dxa"/>
              <w:bottom w:w="100" w:type="dxa"/>
              <w:right w:w="100" w:type="dxa"/>
            </w:tcMar>
          </w:tcPr>
          <w:p w14:paraId="279B8660" w14:textId="77777777" w:rsidR="007408BD" w:rsidRDefault="00666E52">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n-US"/>
              </w:rPr>
            </w:pPr>
            <w:r w:rsidRPr="3D308B97">
              <w:rPr>
                <w:rFonts w:ascii="Times New Roman" w:eastAsia="Times New Roman" w:hAnsi="Times New Roman" w:cs="Times New Roman"/>
                <w:sz w:val="24"/>
                <w:szCs w:val="24"/>
                <w:lang w:val="en-US"/>
              </w:rPr>
              <w:t>Khoirul Mizan Abdullah</w:t>
            </w:r>
          </w:p>
        </w:tc>
        <w:tc>
          <w:tcPr>
            <w:tcW w:w="1695" w:type="dxa"/>
            <w:tcMar>
              <w:top w:w="100" w:type="dxa"/>
              <w:left w:w="100" w:type="dxa"/>
              <w:bottom w:w="100" w:type="dxa"/>
              <w:right w:w="100" w:type="dxa"/>
            </w:tcMar>
          </w:tcPr>
          <w:p w14:paraId="147EE1F3"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(122450010)</w:t>
            </w:r>
          </w:p>
        </w:tc>
      </w:tr>
      <w:tr w:rsidR="007408BD" w14:paraId="3F3F2101" w14:textId="77777777">
        <w:trPr>
          <w:jc w:val="center"/>
        </w:trPr>
        <w:tc>
          <w:tcPr>
            <w:tcW w:w="2790" w:type="dxa"/>
            <w:tcMar>
              <w:top w:w="100" w:type="dxa"/>
              <w:left w:w="100" w:type="dxa"/>
              <w:bottom w:w="100" w:type="dxa"/>
              <w:right w:w="100" w:type="dxa"/>
            </w:tcMar>
          </w:tcPr>
          <w:p w14:paraId="6C1E8C59" w14:textId="77777777" w:rsidR="007408BD" w:rsidRDefault="00666E52">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n-US"/>
              </w:rPr>
            </w:pPr>
            <w:r w:rsidRPr="3D308B97">
              <w:rPr>
                <w:rFonts w:ascii="Times New Roman" w:eastAsia="Times New Roman" w:hAnsi="Times New Roman" w:cs="Times New Roman"/>
                <w:sz w:val="24"/>
                <w:szCs w:val="24"/>
                <w:lang w:val="en-US"/>
              </w:rPr>
              <w:t>Eggi Satria</w:t>
            </w:r>
          </w:p>
        </w:tc>
        <w:tc>
          <w:tcPr>
            <w:tcW w:w="1695" w:type="dxa"/>
            <w:tcMar>
              <w:top w:w="100" w:type="dxa"/>
              <w:left w:w="100" w:type="dxa"/>
              <w:bottom w:w="100" w:type="dxa"/>
              <w:right w:w="100" w:type="dxa"/>
            </w:tcMar>
          </w:tcPr>
          <w:p w14:paraId="6AFB2173"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(122450032)</w:t>
            </w:r>
          </w:p>
        </w:tc>
      </w:tr>
      <w:tr w:rsidR="007408BD" w14:paraId="00B099A9" w14:textId="77777777">
        <w:trPr>
          <w:jc w:val="center"/>
        </w:trPr>
        <w:tc>
          <w:tcPr>
            <w:tcW w:w="2790" w:type="dxa"/>
            <w:tcMar>
              <w:top w:w="100" w:type="dxa"/>
              <w:left w:w="100" w:type="dxa"/>
              <w:bottom w:w="100" w:type="dxa"/>
              <w:right w:w="100" w:type="dxa"/>
            </w:tcMar>
          </w:tcPr>
          <w:p w14:paraId="73E1F050" w14:textId="4555D56D" w:rsidR="007408BD" w:rsidRDefault="005F3E1A">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n-US"/>
              </w:rPr>
            </w:pPr>
            <w:r w:rsidRPr="4B8AD412">
              <w:rPr>
                <w:rFonts w:ascii="Times New Roman" w:eastAsia="Times New Roman" w:hAnsi="Times New Roman" w:cs="Times New Roman"/>
                <w:sz w:val="24"/>
                <w:szCs w:val="24"/>
                <w:lang w:val="en-US"/>
              </w:rPr>
              <w:t>Sahi</w:t>
            </w:r>
            <w:r w:rsidR="7E9AECE0" w:rsidRPr="4B8AD412">
              <w:rPr>
                <w:rFonts w:ascii="Times New Roman" w:eastAsia="Times New Roman" w:hAnsi="Times New Roman" w:cs="Times New Roman"/>
                <w:sz w:val="24"/>
                <w:szCs w:val="24"/>
                <w:lang w:val="en-US"/>
              </w:rPr>
              <w:t>d</w:t>
            </w:r>
            <w:r w:rsidR="00666E52" w:rsidRPr="3D308B97">
              <w:rPr>
                <w:rFonts w:ascii="Times New Roman" w:eastAsia="Times New Roman" w:hAnsi="Times New Roman" w:cs="Times New Roman"/>
                <w:sz w:val="24"/>
                <w:szCs w:val="24"/>
                <w:lang w:val="en-US"/>
              </w:rPr>
              <w:t xml:space="preserve"> Maulana</w:t>
            </w:r>
          </w:p>
        </w:tc>
        <w:tc>
          <w:tcPr>
            <w:tcW w:w="1695" w:type="dxa"/>
            <w:tcMar>
              <w:top w:w="100" w:type="dxa"/>
              <w:left w:w="100" w:type="dxa"/>
              <w:bottom w:w="100" w:type="dxa"/>
              <w:right w:w="100" w:type="dxa"/>
            </w:tcMar>
          </w:tcPr>
          <w:p w14:paraId="3DCD1BCF"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(122450109)</w:t>
            </w:r>
          </w:p>
        </w:tc>
      </w:tr>
    </w:tbl>
    <w:p w14:paraId="1203AA7C" w14:textId="77777777" w:rsidR="007408BD" w:rsidRDefault="007408BD">
      <w:pPr>
        <w:jc w:val="center"/>
        <w:rPr>
          <w:rFonts w:ascii="Times New Roman" w:eastAsia="Times New Roman" w:hAnsi="Times New Roman" w:cs="Times New Roman"/>
          <w:sz w:val="24"/>
          <w:szCs w:val="24"/>
        </w:rPr>
      </w:pPr>
    </w:p>
    <w:p w14:paraId="31B01278" w14:textId="77777777" w:rsidR="007408BD" w:rsidRDefault="007408BD">
      <w:pPr>
        <w:jc w:val="center"/>
        <w:rPr>
          <w:rFonts w:ascii="Times New Roman" w:eastAsia="Times New Roman" w:hAnsi="Times New Roman" w:cs="Times New Roman"/>
          <w:sz w:val="24"/>
          <w:szCs w:val="24"/>
        </w:rPr>
      </w:pPr>
    </w:p>
    <w:p w14:paraId="4AC14625" w14:textId="77777777" w:rsidR="007408BD" w:rsidRDefault="007408BD">
      <w:pPr>
        <w:rPr>
          <w:rFonts w:ascii="Times New Roman" w:eastAsia="Times New Roman" w:hAnsi="Times New Roman" w:cs="Times New Roman"/>
          <w:sz w:val="24"/>
          <w:szCs w:val="24"/>
        </w:rPr>
      </w:pPr>
    </w:p>
    <w:p w14:paraId="73ACD2A4" w14:textId="77777777" w:rsidR="007408BD" w:rsidRDefault="00666E52">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SAINS DATA</w:t>
      </w:r>
    </w:p>
    <w:p w14:paraId="4819D3F7" w14:textId="6BC45203" w:rsidR="007408BD" w:rsidRDefault="00666E52">
      <w:pPr>
        <w:jc w:val="center"/>
        <w:rPr>
          <w:rFonts w:ascii="Times New Roman" w:eastAsia="Times New Roman" w:hAnsi="Times New Roman" w:cs="Times New Roman"/>
          <w:b/>
          <w:sz w:val="28"/>
          <w:szCs w:val="28"/>
          <w:lang w:val="en-US"/>
        </w:rPr>
      </w:pPr>
      <w:r w:rsidRPr="18304341">
        <w:rPr>
          <w:rFonts w:ascii="Times New Roman" w:eastAsia="Times New Roman" w:hAnsi="Times New Roman" w:cs="Times New Roman"/>
          <w:b/>
          <w:sz w:val="28"/>
          <w:szCs w:val="28"/>
          <w:lang w:val="en-US"/>
        </w:rPr>
        <w:t xml:space="preserve">FAKULTAS </w:t>
      </w:r>
      <w:r w:rsidR="00723014" w:rsidRPr="18304341">
        <w:rPr>
          <w:rFonts w:ascii="Times New Roman" w:eastAsia="Times New Roman" w:hAnsi="Times New Roman" w:cs="Times New Roman"/>
          <w:b/>
          <w:sz w:val="28"/>
          <w:szCs w:val="28"/>
          <w:lang w:val="en-US"/>
        </w:rPr>
        <w:t>SA</w:t>
      </w:r>
      <w:r w:rsidR="6BBAC582" w:rsidRPr="18304341">
        <w:rPr>
          <w:rFonts w:ascii="Times New Roman" w:eastAsia="Times New Roman" w:hAnsi="Times New Roman" w:cs="Times New Roman"/>
          <w:b/>
          <w:sz w:val="28"/>
          <w:szCs w:val="28"/>
          <w:lang w:val="en-US"/>
        </w:rPr>
        <w:t>s</w:t>
      </w:r>
      <w:r w:rsidR="00723014" w:rsidRPr="18304341">
        <w:rPr>
          <w:rFonts w:ascii="Times New Roman" w:eastAsia="Times New Roman" w:hAnsi="Times New Roman" w:cs="Times New Roman"/>
          <w:b/>
          <w:sz w:val="28"/>
          <w:szCs w:val="28"/>
          <w:lang w:val="en-US"/>
        </w:rPr>
        <w:t>INS</w:t>
      </w:r>
    </w:p>
    <w:p w14:paraId="21E58446" w14:textId="77777777" w:rsidR="007408BD" w:rsidRDefault="00666E52">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INSTITUT TEKNOLOGI SUMATERA</w:t>
      </w:r>
    </w:p>
    <w:p w14:paraId="7D10273A" w14:textId="77777777" w:rsidR="007408BD" w:rsidRDefault="00666E52">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LAMPUNG SELATAN</w:t>
      </w:r>
    </w:p>
    <w:p w14:paraId="4A15E588" w14:textId="2BAAA716" w:rsidR="00B671BD" w:rsidRDefault="00666E52" w:rsidP="00B671BD">
      <w:pPr>
        <w:jc w:val="center"/>
        <w:rPr>
          <w:rFonts w:ascii="Times New Roman" w:eastAsia="Times New Roman" w:hAnsi="Times New Roman" w:cs="Times New Roman"/>
          <w:b/>
          <w:bCs/>
          <w:sz w:val="28"/>
          <w:szCs w:val="28"/>
        </w:rPr>
        <w:sectPr w:rsidR="00B671BD" w:rsidSect="003C42CD">
          <w:footerReference w:type="default" r:id="rId9"/>
          <w:footerReference w:type="first" r:id="rId10"/>
          <w:pgSz w:w="12240" w:h="15840"/>
          <w:pgMar w:top="1440" w:right="1440" w:bottom="1440" w:left="1440" w:header="720" w:footer="720" w:gutter="0"/>
          <w:pgNumType w:fmt="lowerRoman" w:start="1"/>
          <w:cols w:space="720"/>
          <w:titlePg/>
          <w:docGrid w:linePitch="299"/>
        </w:sectPr>
      </w:pPr>
      <w:r>
        <w:rPr>
          <w:rFonts w:ascii="Times New Roman" w:eastAsia="Times New Roman" w:hAnsi="Times New Roman" w:cs="Times New Roman"/>
          <w:b/>
          <w:bCs/>
          <w:sz w:val="28"/>
          <w:szCs w:val="28"/>
        </w:rPr>
        <w:t>20</w:t>
      </w:r>
      <w:r w:rsidR="003C42CD">
        <w:rPr>
          <w:rFonts w:ascii="Times New Roman" w:eastAsia="Times New Roman" w:hAnsi="Times New Roman" w:cs="Times New Roman"/>
          <w:b/>
          <w:bCs/>
          <w:sz w:val="28"/>
          <w:szCs w:val="28"/>
        </w:rPr>
        <w:t>25</w:t>
      </w:r>
    </w:p>
    <w:p w14:paraId="5E5FA1B7" w14:textId="77777777" w:rsidR="007408BD" w:rsidRDefault="00666E52" w:rsidP="00B671BD">
      <w:pPr>
        <w:pStyle w:val="Judul1"/>
        <w:spacing w:before="200" w:line="360" w:lineRule="auto"/>
        <w:jc w:val="center"/>
        <w:rPr>
          <w:rFonts w:ascii="Times New Roman" w:eastAsia="Times New Roman" w:hAnsi="Times New Roman" w:cs="Times New Roman"/>
        </w:rPr>
      </w:pPr>
      <w:bookmarkStart w:id="1" w:name="_vrnisngej4x" w:colFirst="0" w:colLast="0"/>
      <w:bookmarkStart w:id="2" w:name="_Toc215078159"/>
      <w:bookmarkStart w:id="3" w:name="_Toc215092555"/>
      <w:bookmarkEnd w:id="1"/>
      <w:r>
        <w:rPr>
          <w:rFonts w:ascii="Times New Roman" w:eastAsia="Times New Roman" w:hAnsi="Times New Roman" w:cs="Times New Roman"/>
          <w:b/>
          <w:bCs/>
          <w:sz w:val="28"/>
          <w:szCs w:val="28"/>
        </w:rPr>
        <w:t>ABSTRAK</w:t>
      </w:r>
      <w:bookmarkEnd w:id="2"/>
      <w:bookmarkEnd w:id="3"/>
    </w:p>
    <w:p w14:paraId="15CBCA5E" w14:textId="71EAB4B4" w:rsidR="007408BD" w:rsidRPr="005E1DDF" w:rsidRDefault="00666E52" w:rsidP="00CC7735">
      <w:pPr>
        <w:spacing w:before="240" w:after="240" w:line="360" w:lineRule="auto"/>
        <w:jc w:val="both"/>
        <w:rPr>
          <w:rFonts w:ascii="Times New Roman" w:eastAsia="Times New Roman" w:hAnsi="Times New Roman" w:cs="Times New Roman"/>
          <w:sz w:val="24"/>
          <w:szCs w:val="24"/>
          <w:lang w:val="sv-SE"/>
        </w:rPr>
      </w:pPr>
      <w:r w:rsidRPr="00631E98">
        <w:rPr>
          <w:rFonts w:ascii="Times New Roman" w:eastAsia="Times New Roman" w:hAnsi="Times New Roman" w:cs="Times New Roman"/>
          <w:sz w:val="24"/>
          <w:szCs w:val="24"/>
          <w:lang w:val="sv-SE"/>
        </w:rPr>
        <w:t xml:space="preserve">Perkembangan teknologi dan kebutuhan komputasi tingkat lanjut di kalangan mahasiswa mendorong tingginya penggunaan laptop dengan spesifikasi memadai. Penelitian ini bertujuan untuk memodelkan pola perpindahan preferensi merek laptop mahasiswa Sains Data di Institut Teknologi Sumatera menggunakan pendekatan Rantai Markov. Data diperoleh melalui survei terhadap 81 mahasiswa aktif angkatan 2022-2025 yang mencakup informasi merek laptop pertama dan merek yang digunakan saat ini. Analisis dilakukan dengan membentuk ruang keadaan yang terdiri dari sembilan merek laptop (Acer, Apple, Asus, Axioo, Dell, Fujitsu, HP, Lenovo, dan Toshiba), kemudian menyusun matriks probabilitas transisi berukuran 9×9 untuk memetakan perpindahan antar merek. </w:t>
      </w:r>
      <w:r w:rsidRPr="005E1DDF">
        <w:rPr>
          <w:rFonts w:ascii="Times New Roman" w:eastAsia="Times New Roman" w:hAnsi="Times New Roman" w:cs="Times New Roman"/>
          <w:sz w:val="24"/>
          <w:szCs w:val="24"/>
          <w:lang w:val="sv-SE"/>
        </w:rPr>
        <w:t xml:space="preserve">Hasil penelitian menunjukkan bahwa dalam jangka pendek, Lenovo dan Asus mendominasi preferensi mahasiswa dengan probabilitas bertahan masing-masing sebesar 0,8750 dan 0,8571. Namun, analisis probabilitas langkah ke-n (n = 3, 5, 10) mengungkapkan adanya pergeseran bertahap menuju state Axioo. Distribusi </w:t>
      </w:r>
      <w:r w:rsidRPr="00497FC8">
        <w:rPr>
          <w:rFonts w:ascii="Times New Roman" w:eastAsia="Times New Roman" w:hAnsi="Times New Roman" w:cs="Times New Roman"/>
          <w:i/>
          <w:iCs/>
          <w:sz w:val="24"/>
          <w:szCs w:val="24"/>
          <w:lang w:val="sv-SE"/>
        </w:rPr>
        <w:t>steady-state</w:t>
      </w:r>
      <w:r w:rsidRPr="005E1DDF">
        <w:rPr>
          <w:rFonts w:ascii="Times New Roman" w:eastAsia="Times New Roman" w:hAnsi="Times New Roman" w:cs="Times New Roman"/>
          <w:sz w:val="24"/>
          <w:szCs w:val="24"/>
          <w:lang w:val="sv-SE"/>
        </w:rPr>
        <w:t xml:space="preserve"> menunjukkan bahwa Axioo bertindak sebagai </w:t>
      </w:r>
      <w:r w:rsidRPr="00497FC8">
        <w:rPr>
          <w:rFonts w:ascii="Times New Roman" w:eastAsia="Times New Roman" w:hAnsi="Times New Roman" w:cs="Times New Roman"/>
          <w:i/>
          <w:iCs/>
          <w:sz w:val="24"/>
          <w:szCs w:val="24"/>
          <w:lang w:val="sv-SE"/>
        </w:rPr>
        <w:t>absorbing state</w:t>
      </w:r>
      <w:r w:rsidRPr="005E1DDF">
        <w:rPr>
          <w:rFonts w:ascii="Times New Roman" w:eastAsia="Times New Roman" w:hAnsi="Times New Roman" w:cs="Times New Roman"/>
          <w:sz w:val="24"/>
          <w:szCs w:val="24"/>
          <w:lang w:val="sv-SE"/>
        </w:rPr>
        <w:t xml:space="preserve"> dengan probabilitas jangka panjang sebesar 1,0000, sementara seluruh merek lain bernilai 0,0000. Hal ini mengindikasikan bahwa dalam jangka panjang, sistem akan terkonsentrasi pada Axioo terlepas dari kondisi awal. Verifikasi matematis melalui persamaan </w:t>
      </w:r>
      <m:oMath>
        <m:r>
          <m:rPr>
            <m:sty m:val="p"/>
          </m:rPr>
          <w:rPr>
            <w:rFonts w:ascii="Cambria Math" w:eastAsia="Times New Roman" w:hAnsi="Cambria Math" w:cs="Times New Roman"/>
            <w:sz w:val="24"/>
            <w:szCs w:val="24"/>
          </w:rPr>
          <m:t>π</m:t>
        </m:r>
        <m:r>
          <m:rPr>
            <m:sty m:val="p"/>
          </m:rPr>
          <w:rPr>
            <w:rFonts w:ascii="Cambria Math" w:eastAsia="Times New Roman" w:hAnsi="Cambria Math" w:cs="Times New Roman"/>
            <w:sz w:val="24"/>
            <w:szCs w:val="24"/>
            <w:lang w:val="sv-SE"/>
          </w:rPr>
          <m:t xml:space="preserve">P = </m:t>
        </m:r>
        <m:r>
          <m:rPr>
            <m:sty m:val="p"/>
          </m:rPr>
          <w:rPr>
            <w:rFonts w:ascii="Cambria Math" w:eastAsia="Times New Roman" w:hAnsi="Cambria Math" w:cs="Times New Roman"/>
            <w:sz w:val="24"/>
            <w:szCs w:val="24"/>
          </w:rPr>
          <m:t>π</m:t>
        </m:r>
        <m:r>
          <m:rPr>
            <m:sty m:val="p"/>
          </m:rPr>
          <w:rPr>
            <w:rFonts w:ascii="Cambria Math" w:eastAsia="Times New Roman" w:hAnsi="Cambria Math" w:cs="Times New Roman"/>
            <w:sz w:val="24"/>
            <w:szCs w:val="24"/>
            <w:lang w:val="sv-SE"/>
          </w:rPr>
          <m:t xml:space="preserve"> </m:t>
        </m:r>
      </m:oMath>
      <w:r w:rsidR="00497FC8" w:rsidRPr="00497FC8">
        <w:rPr>
          <w:rFonts w:ascii="Times New Roman" w:eastAsia="Times New Roman" w:hAnsi="Times New Roman" w:cs="Times New Roman"/>
          <w:sz w:val="24"/>
          <w:szCs w:val="24"/>
          <w:lang w:val="sv-SE"/>
        </w:rPr>
        <w:t xml:space="preserve"> </w:t>
      </w:r>
      <w:r w:rsidRPr="005E1DDF">
        <w:rPr>
          <w:rFonts w:ascii="Times New Roman" w:eastAsia="Times New Roman" w:hAnsi="Times New Roman" w:cs="Times New Roman"/>
          <w:sz w:val="24"/>
          <w:szCs w:val="24"/>
          <w:lang w:val="sv-SE"/>
        </w:rPr>
        <w:t xml:space="preserve">menghasilkan nilai </w:t>
      </w:r>
      <w:r w:rsidRPr="00497FC8">
        <w:rPr>
          <w:rFonts w:ascii="Times New Roman" w:eastAsia="Times New Roman" w:hAnsi="Times New Roman" w:cs="Times New Roman"/>
          <w:i/>
          <w:iCs/>
          <w:sz w:val="24"/>
          <w:szCs w:val="24"/>
          <w:lang w:val="sv-SE"/>
        </w:rPr>
        <w:t>True</w:t>
      </w:r>
      <w:r w:rsidRPr="005E1DDF">
        <w:rPr>
          <w:rFonts w:ascii="Times New Roman" w:eastAsia="Times New Roman" w:hAnsi="Times New Roman" w:cs="Times New Roman"/>
          <w:sz w:val="24"/>
          <w:szCs w:val="24"/>
          <w:lang w:val="sv-SE"/>
        </w:rPr>
        <w:t xml:space="preserve"> dengan perbedaan maksimum 0,000000, menegaskan validitas distribusi stasioner yang diperoleh. Penelitian ini memberikan kontribusi dalam memahami dinamika preferensi merek laptop di lingkungan akademik dan dapat menjadi dasar bagi produsen dalam merumuskan strategi pemasaran yang lebih efektif.</w:t>
      </w:r>
    </w:p>
    <w:p w14:paraId="461F264E" w14:textId="6731CA17" w:rsidR="007408BD" w:rsidRDefault="00666E52" w:rsidP="00CC7735">
      <w:pPr>
        <w:spacing w:before="240" w:after="240" w:line="360" w:lineRule="auto"/>
        <w:jc w:val="both"/>
        <w:rPr>
          <w:rFonts w:ascii="Times New Roman" w:eastAsia="Times New Roman" w:hAnsi="Times New Roman" w:cs="Times New Roman"/>
          <w:lang w:val="en-US"/>
        </w:rPr>
      </w:pPr>
      <w:r w:rsidRPr="3D308B97">
        <w:rPr>
          <w:rFonts w:ascii="Times New Roman" w:eastAsia="Times New Roman" w:hAnsi="Times New Roman" w:cs="Times New Roman"/>
          <w:b/>
          <w:sz w:val="24"/>
          <w:szCs w:val="24"/>
          <w:lang w:val="en-US"/>
        </w:rPr>
        <w:t xml:space="preserve">Kata </w:t>
      </w:r>
      <w:r w:rsidR="00CC7735">
        <w:rPr>
          <w:rFonts w:ascii="Times New Roman" w:eastAsia="Times New Roman" w:hAnsi="Times New Roman" w:cs="Times New Roman"/>
          <w:b/>
          <w:sz w:val="24"/>
          <w:szCs w:val="24"/>
          <w:lang w:val="en-US"/>
        </w:rPr>
        <w:t>K</w:t>
      </w:r>
      <w:r w:rsidR="00C70C49" w:rsidRPr="3D308B97">
        <w:rPr>
          <w:rFonts w:ascii="Times New Roman" w:eastAsia="Times New Roman" w:hAnsi="Times New Roman" w:cs="Times New Roman"/>
          <w:b/>
          <w:sz w:val="24"/>
          <w:szCs w:val="24"/>
          <w:lang w:val="en-US"/>
        </w:rPr>
        <w:t>unci</w:t>
      </w:r>
      <w:r w:rsidRPr="3D308B97">
        <w:rPr>
          <w:rFonts w:ascii="Times New Roman" w:eastAsia="Times New Roman" w:hAnsi="Times New Roman" w:cs="Times New Roman"/>
          <w:b/>
          <w:sz w:val="24"/>
          <w:szCs w:val="24"/>
          <w:lang w:val="en-US"/>
        </w:rPr>
        <w:t>:</w:t>
      </w:r>
      <w:r w:rsidRPr="3D308B97">
        <w:rPr>
          <w:rFonts w:ascii="Times New Roman" w:eastAsia="Times New Roman" w:hAnsi="Times New Roman" w:cs="Times New Roman"/>
          <w:sz w:val="24"/>
          <w:szCs w:val="24"/>
          <w:lang w:val="en-US"/>
        </w:rPr>
        <w:t xml:space="preserve"> </w:t>
      </w:r>
      <w:r w:rsidRPr="3D308B97">
        <w:rPr>
          <w:rFonts w:ascii="Times New Roman" w:eastAsia="Times New Roman" w:hAnsi="Times New Roman" w:cs="Times New Roman"/>
          <w:i/>
          <w:sz w:val="24"/>
          <w:szCs w:val="24"/>
          <w:lang w:val="en-US"/>
        </w:rPr>
        <w:t>Absorbing State</w:t>
      </w:r>
      <w:r w:rsidRPr="3D308B97">
        <w:rPr>
          <w:rFonts w:ascii="Times New Roman" w:eastAsia="Times New Roman" w:hAnsi="Times New Roman" w:cs="Times New Roman"/>
          <w:sz w:val="24"/>
          <w:szCs w:val="24"/>
          <w:lang w:val="en-US"/>
        </w:rPr>
        <w:t xml:space="preserve">, </w:t>
      </w:r>
      <w:r w:rsidRPr="3D308B97">
        <w:rPr>
          <w:rFonts w:ascii="Times New Roman" w:eastAsia="Times New Roman" w:hAnsi="Times New Roman" w:cs="Times New Roman"/>
          <w:i/>
          <w:sz w:val="24"/>
          <w:szCs w:val="24"/>
          <w:lang w:val="en-US"/>
        </w:rPr>
        <w:t>Steady-State Distribution</w:t>
      </w:r>
      <w:r w:rsidRPr="3D308B97">
        <w:rPr>
          <w:rFonts w:ascii="Times New Roman" w:eastAsia="Times New Roman" w:hAnsi="Times New Roman" w:cs="Times New Roman"/>
          <w:sz w:val="24"/>
          <w:szCs w:val="24"/>
          <w:lang w:val="en-US"/>
        </w:rPr>
        <w:t xml:space="preserve">, </w:t>
      </w:r>
      <w:r w:rsidR="00497FC8" w:rsidRPr="3D308B97">
        <w:rPr>
          <w:rFonts w:ascii="Times New Roman" w:eastAsia="Times New Roman" w:hAnsi="Times New Roman" w:cs="Times New Roman"/>
          <w:sz w:val="24"/>
          <w:szCs w:val="24"/>
          <w:lang w:val="en-US"/>
        </w:rPr>
        <w:t>P</w:t>
      </w:r>
      <w:r w:rsidRPr="3D308B97">
        <w:rPr>
          <w:rFonts w:ascii="Times New Roman" w:eastAsia="Times New Roman" w:hAnsi="Times New Roman" w:cs="Times New Roman"/>
          <w:sz w:val="24"/>
          <w:szCs w:val="24"/>
          <w:lang w:val="en-US"/>
        </w:rPr>
        <w:t xml:space="preserve">erpindahan </w:t>
      </w:r>
      <w:r w:rsidR="00497FC8" w:rsidRPr="3D308B97">
        <w:rPr>
          <w:rFonts w:ascii="Times New Roman" w:eastAsia="Times New Roman" w:hAnsi="Times New Roman" w:cs="Times New Roman"/>
          <w:sz w:val="24"/>
          <w:szCs w:val="24"/>
          <w:lang w:val="en-US"/>
        </w:rPr>
        <w:t>M</w:t>
      </w:r>
      <w:r w:rsidRPr="3D308B97">
        <w:rPr>
          <w:rFonts w:ascii="Times New Roman" w:eastAsia="Times New Roman" w:hAnsi="Times New Roman" w:cs="Times New Roman"/>
          <w:sz w:val="24"/>
          <w:szCs w:val="24"/>
          <w:lang w:val="en-US"/>
        </w:rPr>
        <w:t>erek, Probabilitas Transisi, Rantai Markov</w:t>
      </w:r>
    </w:p>
    <w:p w14:paraId="340D53FB" w14:textId="77777777" w:rsidR="007408BD" w:rsidRDefault="007408BD">
      <w:pPr>
        <w:rPr>
          <w:rFonts w:ascii="Times New Roman" w:eastAsia="Times New Roman" w:hAnsi="Times New Roman" w:cs="Times New Roman"/>
        </w:rPr>
      </w:pPr>
    </w:p>
    <w:p w14:paraId="7E5B8F42" w14:textId="77777777" w:rsidR="007408BD" w:rsidRDefault="007408BD">
      <w:pPr>
        <w:rPr>
          <w:rFonts w:ascii="Times New Roman" w:eastAsia="Times New Roman" w:hAnsi="Times New Roman" w:cs="Times New Roman"/>
        </w:rPr>
      </w:pPr>
    </w:p>
    <w:p w14:paraId="1993D755" w14:textId="77777777" w:rsidR="007408BD" w:rsidRDefault="007408BD">
      <w:pPr>
        <w:rPr>
          <w:rFonts w:ascii="Times New Roman" w:eastAsia="Times New Roman" w:hAnsi="Times New Roman" w:cs="Times New Roman"/>
        </w:rPr>
      </w:pPr>
    </w:p>
    <w:p w14:paraId="57B89133" w14:textId="77777777" w:rsidR="007408BD" w:rsidRDefault="007408BD">
      <w:pPr>
        <w:rPr>
          <w:rFonts w:ascii="Times New Roman" w:eastAsia="Times New Roman" w:hAnsi="Times New Roman" w:cs="Times New Roman"/>
        </w:rPr>
      </w:pPr>
    </w:p>
    <w:p w14:paraId="5EA729A4" w14:textId="77777777" w:rsidR="007408BD" w:rsidRDefault="007408BD">
      <w:pPr>
        <w:rPr>
          <w:rFonts w:ascii="Times New Roman" w:eastAsia="Times New Roman" w:hAnsi="Times New Roman" w:cs="Times New Roman"/>
        </w:rPr>
      </w:pPr>
    </w:p>
    <w:p w14:paraId="4DF569CB" w14:textId="77777777" w:rsidR="007408BD" w:rsidRDefault="007408BD">
      <w:pPr>
        <w:rPr>
          <w:rFonts w:ascii="Times New Roman" w:eastAsia="Times New Roman" w:hAnsi="Times New Roman" w:cs="Times New Roman"/>
        </w:rPr>
      </w:pPr>
    </w:p>
    <w:p w14:paraId="7DAEB1F2" w14:textId="77777777" w:rsidR="00CC7735" w:rsidRDefault="00CC7735">
      <w:pPr>
        <w:pStyle w:val="JudulTOC"/>
      </w:pPr>
    </w:p>
    <w:p w14:paraId="03F5E5DA" w14:textId="77777777" w:rsidR="00CC7735" w:rsidRPr="00CC7735" w:rsidRDefault="00CC7735" w:rsidP="00CC7735">
      <w:pPr>
        <w:rPr>
          <w:lang w:val="en-US" w:eastAsia="en-US"/>
        </w:rPr>
      </w:pPr>
    </w:p>
    <w:bookmarkStart w:id="4" w:name="_Toc215092556" w:displacedByCustomXml="next"/>
    <w:sdt>
      <w:sdtPr>
        <w:rPr>
          <w:sz w:val="22"/>
          <w:szCs w:val="22"/>
        </w:rPr>
        <w:id w:val="925851282"/>
        <w:docPartObj>
          <w:docPartGallery w:val="Table of Contents"/>
          <w:docPartUnique/>
        </w:docPartObj>
      </w:sdtPr>
      <w:sdtEndPr>
        <w:rPr>
          <w:b/>
          <w:bCs/>
          <w:noProof/>
        </w:rPr>
      </w:sdtEndPr>
      <w:sdtContent>
        <w:p w14:paraId="0B7F9F2F" w14:textId="77777777" w:rsidR="00CC7735" w:rsidRDefault="00CC7735" w:rsidP="00CC7735">
          <w:pPr>
            <w:pStyle w:val="Judul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DAFTAR ISI</w:t>
          </w:r>
          <w:bookmarkEnd w:id="4"/>
        </w:p>
        <w:p w14:paraId="56B385C9" w14:textId="3A0A9063" w:rsidR="00CC7735" w:rsidRPr="00CC7735" w:rsidRDefault="00CC7735" w:rsidP="00CC7735">
          <w:pPr>
            <w:rPr>
              <w:lang w:val="en-US" w:eastAsia="en-US"/>
            </w:rPr>
          </w:pPr>
        </w:p>
        <w:bookmarkStart w:id="5" w:name="_f9chy31fpqbs" w:colFirst="0" w:colLast="0"/>
        <w:bookmarkEnd w:id="5"/>
        <w:p w14:paraId="1922DC1C" w14:textId="0B285DA2" w:rsidR="00F70AA7" w:rsidRPr="00FE0BDB" w:rsidRDefault="00CC7735">
          <w:pPr>
            <w:pStyle w:val="TOC1"/>
            <w:rPr>
              <w:rFonts w:eastAsiaTheme="minorEastAsia"/>
              <w:b w:val="0"/>
              <w:bCs w:val="0"/>
              <w:kern w:val="2"/>
              <w:sz w:val="24"/>
              <w:szCs w:val="24"/>
              <w:lang w:val="en-US" w:eastAsia="en-US"/>
              <w14:ligatures w14:val="standardContextual"/>
            </w:rPr>
          </w:pPr>
          <w:r>
            <w:fldChar w:fldCharType="begin"/>
          </w:r>
          <w:r>
            <w:instrText xml:space="preserve"> TOC \o "1-3" \h \z \u </w:instrText>
          </w:r>
          <w:r>
            <w:fldChar w:fldCharType="separate"/>
          </w:r>
          <w:hyperlink w:anchor="_Toc215092555" w:history="1">
            <w:r w:rsidR="00F70AA7" w:rsidRPr="00FE0BDB">
              <w:rPr>
                <w:rStyle w:val="Hyperlink"/>
                <w:b w:val="0"/>
                <w:bCs w:val="0"/>
                <w:sz w:val="24"/>
                <w:szCs w:val="24"/>
              </w:rPr>
              <w:t>ABSTRAK</w:t>
            </w:r>
            <w:r w:rsidR="00F70AA7" w:rsidRPr="00FE0BDB">
              <w:rPr>
                <w:b w:val="0"/>
                <w:bCs w:val="0"/>
                <w:webHidden/>
                <w:sz w:val="24"/>
                <w:szCs w:val="24"/>
              </w:rPr>
              <w:tab/>
            </w:r>
            <w:r w:rsidR="00F70AA7" w:rsidRPr="00FE0BDB">
              <w:rPr>
                <w:b w:val="0"/>
                <w:bCs w:val="0"/>
                <w:webHidden/>
                <w:sz w:val="24"/>
                <w:szCs w:val="24"/>
              </w:rPr>
              <w:fldChar w:fldCharType="begin"/>
            </w:r>
            <w:r w:rsidR="00F70AA7" w:rsidRPr="00FE0BDB">
              <w:rPr>
                <w:b w:val="0"/>
                <w:bCs w:val="0"/>
                <w:webHidden/>
                <w:sz w:val="24"/>
                <w:szCs w:val="24"/>
              </w:rPr>
              <w:instrText xml:space="preserve"> PAGEREF _Toc215092555 \h </w:instrText>
            </w:r>
            <w:r w:rsidR="00F70AA7" w:rsidRPr="00FE0BDB">
              <w:rPr>
                <w:b w:val="0"/>
                <w:bCs w:val="0"/>
                <w:webHidden/>
                <w:sz w:val="24"/>
                <w:szCs w:val="24"/>
              </w:rPr>
            </w:r>
            <w:r w:rsidR="00F70AA7" w:rsidRPr="00FE0BDB">
              <w:rPr>
                <w:b w:val="0"/>
                <w:bCs w:val="0"/>
                <w:webHidden/>
                <w:sz w:val="24"/>
                <w:szCs w:val="24"/>
              </w:rPr>
              <w:fldChar w:fldCharType="separate"/>
            </w:r>
            <w:r w:rsidR="00F70AA7" w:rsidRPr="00FE0BDB">
              <w:rPr>
                <w:b w:val="0"/>
                <w:bCs w:val="0"/>
                <w:webHidden/>
                <w:sz w:val="24"/>
                <w:szCs w:val="24"/>
              </w:rPr>
              <w:t>i</w:t>
            </w:r>
            <w:r w:rsidR="00F70AA7" w:rsidRPr="00FE0BDB">
              <w:rPr>
                <w:b w:val="0"/>
                <w:bCs w:val="0"/>
                <w:webHidden/>
                <w:sz w:val="24"/>
                <w:szCs w:val="24"/>
              </w:rPr>
              <w:fldChar w:fldCharType="end"/>
            </w:r>
          </w:hyperlink>
        </w:p>
        <w:p w14:paraId="6962CB0D" w14:textId="66014A91" w:rsidR="00F70AA7" w:rsidRPr="00FE0BDB" w:rsidRDefault="00F70AA7">
          <w:pPr>
            <w:pStyle w:val="TOC1"/>
            <w:rPr>
              <w:rFonts w:eastAsiaTheme="minorEastAsia"/>
              <w:b w:val="0"/>
              <w:bCs w:val="0"/>
              <w:kern w:val="2"/>
              <w:sz w:val="24"/>
              <w:szCs w:val="24"/>
              <w:lang w:val="en-US" w:eastAsia="en-US"/>
              <w14:ligatures w14:val="standardContextual"/>
            </w:rPr>
          </w:pPr>
          <w:hyperlink w:anchor="_Toc215092556" w:history="1">
            <w:r w:rsidRPr="00FE0BDB">
              <w:rPr>
                <w:rStyle w:val="Hyperlink"/>
                <w:b w:val="0"/>
                <w:bCs w:val="0"/>
                <w:sz w:val="24"/>
                <w:szCs w:val="24"/>
              </w:rPr>
              <w:t>DAFTAR ISI</w:t>
            </w:r>
            <w:r w:rsidRPr="00FE0BDB">
              <w:rPr>
                <w:b w:val="0"/>
                <w:bCs w:val="0"/>
                <w:webHidden/>
                <w:sz w:val="24"/>
                <w:szCs w:val="24"/>
              </w:rPr>
              <w:tab/>
            </w:r>
            <w:r w:rsidRPr="00FE0BDB">
              <w:rPr>
                <w:b w:val="0"/>
                <w:bCs w:val="0"/>
                <w:webHidden/>
                <w:sz w:val="24"/>
                <w:szCs w:val="24"/>
              </w:rPr>
              <w:fldChar w:fldCharType="begin"/>
            </w:r>
            <w:r w:rsidRPr="00FE0BDB">
              <w:rPr>
                <w:b w:val="0"/>
                <w:bCs w:val="0"/>
                <w:webHidden/>
                <w:sz w:val="24"/>
                <w:szCs w:val="24"/>
              </w:rPr>
              <w:instrText xml:space="preserve"> PAGEREF _Toc215092556 \h </w:instrText>
            </w:r>
            <w:r w:rsidRPr="00FE0BDB">
              <w:rPr>
                <w:b w:val="0"/>
                <w:bCs w:val="0"/>
                <w:webHidden/>
                <w:sz w:val="24"/>
                <w:szCs w:val="24"/>
              </w:rPr>
            </w:r>
            <w:r w:rsidRPr="00FE0BDB">
              <w:rPr>
                <w:b w:val="0"/>
                <w:bCs w:val="0"/>
                <w:webHidden/>
                <w:sz w:val="24"/>
                <w:szCs w:val="24"/>
              </w:rPr>
              <w:fldChar w:fldCharType="separate"/>
            </w:r>
            <w:r w:rsidRPr="00FE0BDB">
              <w:rPr>
                <w:b w:val="0"/>
                <w:bCs w:val="0"/>
                <w:webHidden/>
                <w:sz w:val="24"/>
                <w:szCs w:val="24"/>
              </w:rPr>
              <w:t>ii</w:t>
            </w:r>
            <w:r w:rsidRPr="00FE0BDB">
              <w:rPr>
                <w:b w:val="0"/>
                <w:bCs w:val="0"/>
                <w:webHidden/>
                <w:sz w:val="24"/>
                <w:szCs w:val="24"/>
              </w:rPr>
              <w:fldChar w:fldCharType="end"/>
            </w:r>
          </w:hyperlink>
        </w:p>
        <w:p w14:paraId="0E14AA5C" w14:textId="5BD71A65" w:rsidR="00F70AA7" w:rsidRPr="00FE0BDB" w:rsidRDefault="00F70AA7">
          <w:pPr>
            <w:pStyle w:val="TOC1"/>
            <w:rPr>
              <w:rFonts w:eastAsiaTheme="minorEastAsia"/>
              <w:b w:val="0"/>
              <w:bCs w:val="0"/>
              <w:kern w:val="2"/>
              <w:sz w:val="24"/>
              <w:szCs w:val="24"/>
              <w:lang w:val="en-US" w:eastAsia="en-US"/>
              <w14:ligatures w14:val="standardContextual"/>
            </w:rPr>
          </w:pPr>
          <w:hyperlink w:anchor="_Toc215092557" w:history="1">
            <w:r w:rsidRPr="00FE0BDB">
              <w:rPr>
                <w:rStyle w:val="Hyperlink"/>
                <w:b w:val="0"/>
                <w:bCs w:val="0"/>
                <w:sz w:val="24"/>
                <w:szCs w:val="24"/>
              </w:rPr>
              <w:t>BAB I  PENDAHULUAN</w:t>
            </w:r>
            <w:r w:rsidRPr="00FE0BDB">
              <w:rPr>
                <w:b w:val="0"/>
                <w:bCs w:val="0"/>
                <w:webHidden/>
                <w:sz w:val="24"/>
                <w:szCs w:val="24"/>
              </w:rPr>
              <w:tab/>
            </w:r>
            <w:r w:rsidRPr="00FE0BDB">
              <w:rPr>
                <w:b w:val="0"/>
                <w:bCs w:val="0"/>
                <w:webHidden/>
                <w:sz w:val="24"/>
                <w:szCs w:val="24"/>
              </w:rPr>
              <w:fldChar w:fldCharType="begin"/>
            </w:r>
            <w:r w:rsidRPr="00FE0BDB">
              <w:rPr>
                <w:b w:val="0"/>
                <w:bCs w:val="0"/>
                <w:webHidden/>
                <w:sz w:val="24"/>
                <w:szCs w:val="24"/>
              </w:rPr>
              <w:instrText xml:space="preserve"> PAGEREF _Toc215092557 \h </w:instrText>
            </w:r>
            <w:r w:rsidRPr="00FE0BDB">
              <w:rPr>
                <w:b w:val="0"/>
                <w:bCs w:val="0"/>
                <w:webHidden/>
                <w:sz w:val="24"/>
                <w:szCs w:val="24"/>
              </w:rPr>
            </w:r>
            <w:r w:rsidRPr="00FE0BDB">
              <w:rPr>
                <w:b w:val="0"/>
                <w:bCs w:val="0"/>
                <w:webHidden/>
                <w:sz w:val="24"/>
                <w:szCs w:val="24"/>
              </w:rPr>
              <w:fldChar w:fldCharType="separate"/>
            </w:r>
            <w:r w:rsidRPr="00FE0BDB">
              <w:rPr>
                <w:b w:val="0"/>
                <w:bCs w:val="0"/>
                <w:webHidden/>
                <w:sz w:val="24"/>
                <w:szCs w:val="24"/>
              </w:rPr>
              <w:t>1</w:t>
            </w:r>
            <w:r w:rsidRPr="00FE0BDB">
              <w:rPr>
                <w:b w:val="0"/>
                <w:bCs w:val="0"/>
                <w:webHidden/>
                <w:sz w:val="24"/>
                <w:szCs w:val="24"/>
              </w:rPr>
              <w:fldChar w:fldCharType="end"/>
            </w:r>
          </w:hyperlink>
        </w:p>
        <w:p w14:paraId="49D84FD5" w14:textId="6FDF7A00"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58" w:history="1">
            <w:r w:rsidRPr="00FE0BDB">
              <w:rPr>
                <w:rStyle w:val="Hyperlink"/>
                <w:rFonts w:ascii="Times New Roman" w:eastAsia="Times New Roman" w:hAnsi="Times New Roman" w:cs="Times New Roman"/>
                <w:noProof/>
                <w:sz w:val="24"/>
                <w:szCs w:val="24"/>
                <w:lang w:val="sv-SE"/>
              </w:rPr>
              <w:t>1.1 Latar Belakang</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_Toc215092558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w:t>
            </w:r>
            <w:r w:rsidRPr="00FE0BDB">
              <w:rPr>
                <w:rFonts w:ascii="Times New Roman" w:hAnsi="Times New Roman" w:cs="Times New Roman"/>
                <w:noProof/>
                <w:webHidden/>
                <w:sz w:val="24"/>
                <w:szCs w:val="24"/>
              </w:rPr>
              <w:fldChar w:fldCharType="end"/>
            </w:r>
          </w:hyperlink>
        </w:p>
        <w:p w14:paraId="0A7B7201" w14:textId="35AFAE24"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59" w:history="1">
            <w:r w:rsidRPr="00FE0BDB">
              <w:rPr>
                <w:rStyle w:val="Hyperlink"/>
                <w:rFonts w:ascii="Times New Roman" w:eastAsia="Times New Roman" w:hAnsi="Times New Roman" w:cs="Times New Roman"/>
                <w:noProof/>
                <w:sz w:val="24"/>
                <w:szCs w:val="24"/>
                <w:lang w:val="sv-SE"/>
              </w:rPr>
              <w:t>1.2 Rumusan Masalah</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_Toc215092559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2</w:t>
            </w:r>
            <w:r w:rsidRPr="00FE0BDB">
              <w:rPr>
                <w:rFonts w:ascii="Times New Roman" w:hAnsi="Times New Roman" w:cs="Times New Roman"/>
                <w:noProof/>
                <w:webHidden/>
                <w:sz w:val="24"/>
                <w:szCs w:val="24"/>
              </w:rPr>
              <w:fldChar w:fldCharType="end"/>
            </w:r>
          </w:hyperlink>
        </w:p>
        <w:p w14:paraId="3CD138C0" w14:textId="4EFA949E"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60" w:history="1">
            <w:r w:rsidRPr="00FE0BDB">
              <w:rPr>
                <w:rStyle w:val="Hyperlink"/>
                <w:rFonts w:ascii="Times New Roman" w:eastAsia="Times New Roman" w:hAnsi="Times New Roman" w:cs="Times New Roman"/>
                <w:noProof/>
                <w:sz w:val="24"/>
                <w:szCs w:val="24"/>
                <w:lang w:val="sv-SE"/>
              </w:rPr>
              <w:t>1.3 Tujuan Penelitian</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_Toc215092560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2</w:t>
            </w:r>
            <w:r w:rsidRPr="00FE0BDB">
              <w:rPr>
                <w:rFonts w:ascii="Times New Roman" w:hAnsi="Times New Roman" w:cs="Times New Roman"/>
                <w:noProof/>
                <w:webHidden/>
                <w:sz w:val="24"/>
                <w:szCs w:val="24"/>
              </w:rPr>
              <w:fldChar w:fldCharType="end"/>
            </w:r>
          </w:hyperlink>
        </w:p>
        <w:p w14:paraId="417AF3EB" w14:textId="50983E25"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61" w:history="1">
            <w:r w:rsidRPr="00FE0BDB">
              <w:rPr>
                <w:rStyle w:val="Hyperlink"/>
                <w:rFonts w:ascii="Times New Roman" w:eastAsia="Times New Roman" w:hAnsi="Times New Roman" w:cs="Times New Roman"/>
                <w:noProof/>
                <w:sz w:val="24"/>
                <w:szCs w:val="24"/>
                <w:lang w:val="sv-SE"/>
              </w:rPr>
              <w:t>1.4 Batasan Masalah</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_Toc215092561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3</w:t>
            </w:r>
            <w:r w:rsidRPr="00FE0BDB">
              <w:rPr>
                <w:rFonts w:ascii="Times New Roman" w:hAnsi="Times New Roman" w:cs="Times New Roman"/>
                <w:noProof/>
                <w:webHidden/>
                <w:sz w:val="24"/>
                <w:szCs w:val="24"/>
              </w:rPr>
              <w:fldChar w:fldCharType="end"/>
            </w:r>
          </w:hyperlink>
        </w:p>
        <w:p w14:paraId="24EC53DE" w14:textId="19808CF0" w:rsidR="00F70AA7" w:rsidRPr="00FE0BDB" w:rsidRDefault="00F70AA7">
          <w:pPr>
            <w:pStyle w:val="TOC1"/>
            <w:rPr>
              <w:rFonts w:eastAsiaTheme="minorEastAsia"/>
              <w:b w:val="0"/>
              <w:bCs w:val="0"/>
              <w:kern w:val="2"/>
              <w:sz w:val="24"/>
              <w:szCs w:val="24"/>
              <w:lang w:val="en-US" w:eastAsia="en-US"/>
              <w14:ligatures w14:val="standardContextual"/>
            </w:rPr>
          </w:pPr>
          <w:hyperlink w:anchor="_Toc215092562" w:history="1">
            <w:r w:rsidRPr="00FE0BDB">
              <w:rPr>
                <w:rStyle w:val="Hyperlink"/>
                <w:b w:val="0"/>
                <w:bCs w:val="0"/>
                <w:sz w:val="24"/>
                <w:szCs w:val="24"/>
              </w:rPr>
              <w:t>BAB II  TINJAUAN PUSTAKA</w:t>
            </w:r>
            <w:r w:rsidRPr="00FE0BDB">
              <w:rPr>
                <w:b w:val="0"/>
                <w:bCs w:val="0"/>
                <w:webHidden/>
                <w:sz w:val="24"/>
                <w:szCs w:val="24"/>
              </w:rPr>
              <w:tab/>
            </w:r>
            <w:r w:rsidRPr="00FE0BDB">
              <w:rPr>
                <w:b w:val="0"/>
                <w:bCs w:val="0"/>
                <w:webHidden/>
                <w:sz w:val="24"/>
                <w:szCs w:val="24"/>
              </w:rPr>
              <w:fldChar w:fldCharType="begin"/>
            </w:r>
            <w:r w:rsidRPr="00FE0BDB">
              <w:rPr>
                <w:b w:val="0"/>
                <w:bCs w:val="0"/>
                <w:webHidden/>
                <w:sz w:val="24"/>
                <w:szCs w:val="24"/>
              </w:rPr>
              <w:instrText xml:space="preserve"> PAGEREF _Toc215092562 \h </w:instrText>
            </w:r>
            <w:r w:rsidRPr="00FE0BDB">
              <w:rPr>
                <w:b w:val="0"/>
                <w:bCs w:val="0"/>
                <w:webHidden/>
                <w:sz w:val="24"/>
                <w:szCs w:val="24"/>
              </w:rPr>
            </w:r>
            <w:r w:rsidRPr="00FE0BDB">
              <w:rPr>
                <w:b w:val="0"/>
                <w:bCs w:val="0"/>
                <w:webHidden/>
                <w:sz w:val="24"/>
                <w:szCs w:val="24"/>
              </w:rPr>
              <w:fldChar w:fldCharType="separate"/>
            </w:r>
            <w:r w:rsidRPr="00FE0BDB">
              <w:rPr>
                <w:b w:val="0"/>
                <w:bCs w:val="0"/>
                <w:webHidden/>
                <w:sz w:val="24"/>
                <w:szCs w:val="24"/>
              </w:rPr>
              <w:t>4</w:t>
            </w:r>
            <w:r w:rsidRPr="00FE0BDB">
              <w:rPr>
                <w:b w:val="0"/>
                <w:bCs w:val="0"/>
                <w:webHidden/>
                <w:sz w:val="24"/>
                <w:szCs w:val="24"/>
              </w:rPr>
              <w:fldChar w:fldCharType="end"/>
            </w:r>
          </w:hyperlink>
        </w:p>
        <w:p w14:paraId="195A28CB" w14:textId="1687F75D"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63" w:history="1">
            <w:r w:rsidRPr="00FE0BDB">
              <w:rPr>
                <w:rStyle w:val="Hyperlink"/>
                <w:rFonts w:ascii="Times New Roman" w:eastAsia="Times New Roman" w:hAnsi="Times New Roman" w:cs="Times New Roman"/>
                <w:noProof/>
                <w:sz w:val="24"/>
                <w:szCs w:val="24"/>
                <w:lang w:val="sv-SE"/>
              </w:rPr>
              <w:t>2.1 Teori Probabilitas dan Proses Stokastik</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_Toc215092563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4</w:t>
            </w:r>
            <w:r w:rsidRPr="00FE0BDB">
              <w:rPr>
                <w:rFonts w:ascii="Times New Roman" w:hAnsi="Times New Roman" w:cs="Times New Roman"/>
                <w:noProof/>
                <w:webHidden/>
                <w:sz w:val="24"/>
                <w:szCs w:val="24"/>
              </w:rPr>
              <w:fldChar w:fldCharType="end"/>
            </w:r>
          </w:hyperlink>
        </w:p>
        <w:p w14:paraId="32DBAF9D" w14:textId="44A46FE8"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64" w:history="1">
            <w:r w:rsidRPr="00FE0BDB">
              <w:rPr>
                <w:rStyle w:val="Hyperlink"/>
                <w:rFonts w:ascii="Times New Roman" w:eastAsia="Times New Roman" w:hAnsi="Times New Roman" w:cs="Times New Roman"/>
                <w:noProof/>
                <w:sz w:val="24"/>
                <w:szCs w:val="24"/>
                <w:highlight w:val="white"/>
                <w:lang w:val="sv-SE"/>
              </w:rPr>
              <w:t>2.1.1 Definisi Proses Stokastik</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_Toc215092564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4</w:t>
            </w:r>
            <w:r w:rsidRPr="00FE0BDB">
              <w:rPr>
                <w:rFonts w:ascii="Times New Roman" w:hAnsi="Times New Roman" w:cs="Times New Roman"/>
                <w:noProof/>
                <w:webHidden/>
                <w:sz w:val="24"/>
                <w:szCs w:val="24"/>
              </w:rPr>
              <w:fldChar w:fldCharType="end"/>
            </w:r>
          </w:hyperlink>
        </w:p>
        <w:p w14:paraId="30ECF8E5" w14:textId="289B070A"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65" w:history="1">
            <w:r w:rsidRPr="00FE0BDB">
              <w:rPr>
                <w:rStyle w:val="Hyperlink"/>
                <w:rFonts w:ascii="Times New Roman" w:eastAsia="Times New Roman" w:hAnsi="Times New Roman" w:cs="Times New Roman"/>
                <w:noProof/>
                <w:sz w:val="24"/>
                <w:szCs w:val="24"/>
                <w:highlight w:val="white"/>
                <w:lang w:val="sv-SE"/>
              </w:rPr>
              <w:t>2.1.2 Klasifikasi Proses Stokastik Berdasarkan Waktu</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_Toc215092565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4</w:t>
            </w:r>
            <w:r w:rsidRPr="00FE0BDB">
              <w:rPr>
                <w:rFonts w:ascii="Times New Roman" w:hAnsi="Times New Roman" w:cs="Times New Roman"/>
                <w:noProof/>
                <w:webHidden/>
                <w:sz w:val="24"/>
                <w:szCs w:val="24"/>
              </w:rPr>
              <w:fldChar w:fldCharType="end"/>
            </w:r>
          </w:hyperlink>
        </w:p>
        <w:p w14:paraId="0E154163" w14:textId="120CF700"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66" w:history="1">
            <w:r w:rsidRPr="00FE0BDB">
              <w:rPr>
                <w:rStyle w:val="Hyperlink"/>
                <w:rFonts w:ascii="Times New Roman" w:eastAsia="Times New Roman" w:hAnsi="Times New Roman" w:cs="Times New Roman"/>
                <w:noProof/>
                <w:sz w:val="24"/>
                <w:szCs w:val="24"/>
                <w:lang w:val="sv-SE"/>
              </w:rPr>
              <w:t>2.2.</w:t>
            </w:r>
            <w:r w:rsidR="000B6065" w:rsidRPr="00FE0BDB">
              <w:rPr>
                <w:rStyle w:val="Hyperlink"/>
                <w:rFonts w:ascii="Times New Roman" w:eastAsia="Times New Roman" w:hAnsi="Times New Roman" w:cs="Times New Roman"/>
                <w:noProof/>
                <w:sz w:val="24"/>
                <w:szCs w:val="24"/>
                <w:lang w:val="sv-SE"/>
              </w:rPr>
              <w:t xml:space="preserve"> </w:t>
            </w:r>
            <w:r w:rsidRPr="00FE0BDB">
              <w:rPr>
                <w:rStyle w:val="Hyperlink"/>
                <w:rFonts w:ascii="Times New Roman" w:eastAsia="Times New Roman" w:hAnsi="Times New Roman" w:cs="Times New Roman"/>
                <w:noProof/>
                <w:sz w:val="24"/>
                <w:szCs w:val="24"/>
                <w:lang w:val="sv-SE"/>
              </w:rPr>
              <w:t>Definisi dan Properti Markov</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_Toc215092566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5</w:t>
            </w:r>
            <w:r w:rsidRPr="00FE0BDB">
              <w:rPr>
                <w:rFonts w:ascii="Times New Roman" w:hAnsi="Times New Roman" w:cs="Times New Roman"/>
                <w:noProof/>
                <w:webHidden/>
                <w:sz w:val="24"/>
                <w:szCs w:val="24"/>
              </w:rPr>
              <w:fldChar w:fldCharType="end"/>
            </w:r>
          </w:hyperlink>
        </w:p>
        <w:p w14:paraId="607A1E6C" w14:textId="4099F818" w:rsidR="00F70AA7" w:rsidRPr="00FE0BDB" w:rsidRDefault="00F70AA7">
          <w:pPr>
            <w:pStyle w:val="TOC3"/>
            <w:tabs>
              <w:tab w:val="left" w:pos="1200"/>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67" w:history="1">
            <w:r w:rsidRPr="00FE0BDB">
              <w:rPr>
                <w:rStyle w:val="Hyperlink"/>
                <w:rFonts w:ascii="Times New Roman" w:eastAsia="Times New Roman" w:hAnsi="Times New Roman" w:cs="Times New Roman"/>
                <w:noProof/>
                <w:sz w:val="24"/>
                <w:szCs w:val="24"/>
                <w:lang w:val="sv-SE"/>
              </w:rPr>
              <w:t>2.2.</w:t>
            </w:r>
            <w:r w:rsidR="000B6065" w:rsidRPr="00FE0BDB">
              <w:rPr>
                <w:rStyle w:val="Hyperlink"/>
                <w:rFonts w:ascii="Times New Roman" w:eastAsia="Times New Roman" w:hAnsi="Times New Roman" w:cs="Times New Roman"/>
                <w:noProof/>
                <w:sz w:val="24"/>
                <w:szCs w:val="24"/>
                <w:lang w:val="sv-SE"/>
              </w:rPr>
              <w:t xml:space="preserve">1 </w:t>
            </w:r>
            <w:r w:rsidRPr="00FE0BDB">
              <w:rPr>
                <w:rStyle w:val="Hyperlink"/>
                <w:rFonts w:ascii="Times New Roman" w:eastAsia="Times New Roman" w:hAnsi="Times New Roman" w:cs="Times New Roman"/>
                <w:noProof/>
                <w:sz w:val="24"/>
                <w:szCs w:val="24"/>
                <w:lang w:val="sv-SE"/>
              </w:rPr>
              <w:t>Syarat-Syarat Rantai Markov dalam Penelitian</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_Toc215092567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5</w:t>
            </w:r>
            <w:r w:rsidRPr="00FE0BDB">
              <w:rPr>
                <w:rFonts w:ascii="Times New Roman" w:hAnsi="Times New Roman" w:cs="Times New Roman"/>
                <w:noProof/>
                <w:webHidden/>
                <w:sz w:val="24"/>
                <w:szCs w:val="24"/>
              </w:rPr>
              <w:fldChar w:fldCharType="end"/>
            </w:r>
          </w:hyperlink>
        </w:p>
        <w:p w14:paraId="47EDFC8F" w14:textId="5489D59B"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68" w:history="1">
            <w:r w:rsidRPr="00FE0BDB">
              <w:rPr>
                <w:rStyle w:val="Hyperlink"/>
                <w:rFonts w:ascii="Times New Roman" w:eastAsia="Times New Roman" w:hAnsi="Times New Roman" w:cs="Times New Roman"/>
                <w:noProof/>
                <w:sz w:val="24"/>
                <w:szCs w:val="24"/>
                <w:lang w:val="sv-SE"/>
              </w:rPr>
              <w:t>2.2.3 Ruang Keadaan</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_Toc215092568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6</w:t>
            </w:r>
            <w:r w:rsidRPr="00FE0BDB">
              <w:rPr>
                <w:rFonts w:ascii="Times New Roman" w:hAnsi="Times New Roman" w:cs="Times New Roman"/>
                <w:noProof/>
                <w:webHidden/>
                <w:sz w:val="24"/>
                <w:szCs w:val="24"/>
              </w:rPr>
              <w:fldChar w:fldCharType="end"/>
            </w:r>
          </w:hyperlink>
        </w:p>
        <w:p w14:paraId="0FFEE64C" w14:textId="6228A73F"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69" w:history="1">
            <w:r w:rsidRPr="00FE0BDB">
              <w:rPr>
                <w:rStyle w:val="Hyperlink"/>
                <w:rFonts w:ascii="Times New Roman" w:eastAsia="Times New Roman" w:hAnsi="Times New Roman" w:cs="Times New Roman"/>
                <w:noProof/>
                <w:sz w:val="24"/>
                <w:szCs w:val="24"/>
                <w:lang w:val="sv-SE"/>
              </w:rPr>
              <w:t>2.2.4 Matriks Probabilitas Transisi</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_Toc215092569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6</w:t>
            </w:r>
            <w:r w:rsidRPr="00FE0BDB">
              <w:rPr>
                <w:rFonts w:ascii="Times New Roman" w:hAnsi="Times New Roman" w:cs="Times New Roman"/>
                <w:noProof/>
                <w:webHidden/>
                <w:sz w:val="24"/>
                <w:szCs w:val="24"/>
              </w:rPr>
              <w:fldChar w:fldCharType="end"/>
            </w:r>
          </w:hyperlink>
        </w:p>
        <w:p w14:paraId="40D5BE1D" w14:textId="738A032A"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70" w:history="1">
            <w:r w:rsidRPr="00FE0BDB">
              <w:rPr>
                <w:rStyle w:val="Hyperlink"/>
                <w:rFonts w:ascii="Times New Roman" w:eastAsia="Times New Roman" w:hAnsi="Times New Roman" w:cs="Times New Roman"/>
                <w:noProof/>
                <w:sz w:val="24"/>
                <w:szCs w:val="24"/>
                <w:lang w:val="sv-SE"/>
              </w:rPr>
              <w:t>2.2.5 Diagram Transisi</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_Toc215092570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7</w:t>
            </w:r>
            <w:r w:rsidRPr="00FE0BDB">
              <w:rPr>
                <w:rFonts w:ascii="Times New Roman" w:hAnsi="Times New Roman" w:cs="Times New Roman"/>
                <w:noProof/>
                <w:webHidden/>
                <w:sz w:val="24"/>
                <w:szCs w:val="24"/>
              </w:rPr>
              <w:fldChar w:fldCharType="end"/>
            </w:r>
          </w:hyperlink>
        </w:p>
        <w:p w14:paraId="62EB2378" w14:textId="262F621E"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71" w:history="1">
            <w:r w:rsidRPr="00FE0BDB">
              <w:rPr>
                <w:rStyle w:val="Hyperlink"/>
                <w:rFonts w:ascii="Times New Roman" w:eastAsia="Times New Roman" w:hAnsi="Times New Roman" w:cs="Times New Roman"/>
                <w:noProof/>
                <w:sz w:val="24"/>
                <w:szCs w:val="24"/>
                <w:lang w:val="sv-SE"/>
              </w:rPr>
              <w:t>2.3 Klasifikasi Keadaan dalam Rantai Markov</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_Toc215092571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7</w:t>
            </w:r>
            <w:r w:rsidRPr="00FE0BDB">
              <w:rPr>
                <w:rFonts w:ascii="Times New Roman" w:hAnsi="Times New Roman" w:cs="Times New Roman"/>
                <w:noProof/>
                <w:webHidden/>
                <w:sz w:val="24"/>
                <w:szCs w:val="24"/>
              </w:rPr>
              <w:fldChar w:fldCharType="end"/>
            </w:r>
          </w:hyperlink>
        </w:p>
        <w:p w14:paraId="71BC90A0" w14:textId="14A1960A"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72" w:history="1">
            <w:r w:rsidRPr="00FE0BDB">
              <w:rPr>
                <w:rStyle w:val="Hyperlink"/>
                <w:rFonts w:ascii="Times New Roman" w:eastAsia="Times New Roman" w:hAnsi="Times New Roman" w:cs="Times New Roman"/>
                <w:noProof/>
                <w:sz w:val="24"/>
                <w:szCs w:val="24"/>
                <w:lang w:val="sv-SE"/>
              </w:rPr>
              <w:t xml:space="preserve">2.3.1 </w:t>
            </w:r>
            <w:r w:rsidRPr="00FE0BDB">
              <w:rPr>
                <w:rStyle w:val="Hyperlink"/>
                <w:rFonts w:ascii="Times New Roman" w:eastAsia="Times New Roman" w:hAnsi="Times New Roman" w:cs="Times New Roman"/>
                <w:i/>
                <w:iCs/>
                <w:noProof/>
                <w:sz w:val="24"/>
                <w:szCs w:val="24"/>
                <w:lang w:val="sv-SE"/>
              </w:rPr>
              <w:t>State Recurrent</w:t>
            </w:r>
            <w:r w:rsidRPr="00FE0BDB">
              <w:rPr>
                <w:rStyle w:val="Hyperlink"/>
                <w:rFonts w:ascii="Times New Roman" w:eastAsia="Times New Roman" w:hAnsi="Times New Roman" w:cs="Times New Roman"/>
                <w:noProof/>
                <w:sz w:val="24"/>
                <w:szCs w:val="24"/>
                <w:lang w:val="sv-SE"/>
              </w:rPr>
              <w:t xml:space="preserve"> dan </w:t>
            </w:r>
            <w:r w:rsidRPr="00FE0BDB">
              <w:rPr>
                <w:rStyle w:val="Hyperlink"/>
                <w:rFonts w:ascii="Times New Roman" w:eastAsia="Times New Roman" w:hAnsi="Times New Roman" w:cs="Times New Roman"/>
                <w:i/>
                <w:iCs/>
                <w:noProof/>
                <w:sz w:val="24"/>
                <w:szCs w:val="24"/>
                <w:lang w:val="sv-SE"/>
              </w:rPr>
              <w:t>Transient</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_Toc215092572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7</w:t>
            </w:r>
            <w:r w:rsidRPr="00FE0BDB">
              <w:rPr>
                <w:rFonts w:ascii="Times New Roman" w:hAnsi="Times New Roman" w:cs="Times New Roman"/>
                <w:noProof/>
                <w:webHidden/>
                <w:sz w:val="24"/>
                <w:szCs w:val="24"/>
              </w:rPr>
              <w:fldChar w:fldCharType="end"/>
            </w:r>
          </w:hyperlink>
        </w:p>
        <w:p w14:paraId="6A0548C0" w14:textId="73378A0B" w:rsidR="00F70AA7" w:rsidRPr="00FE0BDB" w:rsidRDefault="00F70AA7">
          <w:pPr>
            <w:pStyle w:val="TOC3"/>
            <w:tabs>
              <w:tab w:val="left" w:pos="1200"/>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73" w:history="1">
            <w:r w:rsidRPr="00FE0BDB">
              <w:rPr>
                <w:rStyle w:val="Hyperlink"/>
                <w:rFonts w:ascii="Times New Roman" w:eastAsia="Times New Roman" w:hAnsi="Times New Roman" w:cs="Times New Roman"/>
                <w:noProof/>
                <w:sz w:val="24"/>
                <w:szCs w:val="24"/>
                <w:lang w:val="sv-SE"/>
              </w:rPr>
              <w:t>2.3.2</w:t>
            </w:r>
            <w:r w:rsidRPr="00FE0BDB">
              <w:rPr>
                <w:rFonts w:ascii="Times New Roman" w:eastAsiaTheme="minorEastAsia" w:hAnsi="Times New Roman" w:cs="Times New Roman"/>
                <w:noProof/>
                <w:kern w:val="2"/>
                <w:sz w:val="24"/>
                <w:szCs w:val="24"/>
                <w:lang w:val="en-US" w:eastAsia="en-US"/>
                <w14:ligatures w14:val="standardContextual"/>
              </w:rPr>
              <w:tab/>
            </w:r>
            <w:r w:rsidRPr="00FE0BDB">
              <w:rPr>
                <w:rStyle w:val="Hyperlink"/>
                <w:rFonts w:ascii="Times New Roman" w:eastAsia="Times New Roman" w:hAnsi="Times New Roman" w:cs="Times New Roman"/>
                <w:i/>
                <w:iCs/>
                <w:noProof/>
                <w:sz w:val="24"/>
                <w:szCs w:val="24"/>
                <w:lang w:val="sv-SE"/>
              </w:rPr>
              <w:t>Absorbing State</w:t>
            </w:r>
            <w:r w:rsidRPr="00FE0BDB">
              <w:rPr>
                <w:rStyle w:val="Hyperlink"/>
                <w:rFonts w:ascii="Times New Roman" w:eastAsia="Times New Roman" w:hAnsi="Times New Roman" w:cs="Times New Roman"/>
                <w:noProof/>
                <w:sz w:val="24"/>
                <w:szCs w:val="24"/>
                <w:lang w:val="sv-SE"/>
              </w:rPr>
              <w:t xml:space="preserve"> (Keadaan Penyerap)</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_Toc215092573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8</w:t>
            </w:r>
            <w:r w:rsidRPr="00FE0BDB">
              <w:rPr>
                <w:rFonts w:ascii="Times New Roman" w:hAnsi="Times New Roman" w:cs="Times New Roman"/>
                <w:noProof/>
                <w:webHidden/>
                <w:sz w:val="24"/>
                <w:szCs w:val="24"/>
              </w:rPr>
              <w:fldChar w:fldCharType="end"/>
            </w:r>
          </w:hyperlink>
        </w:p>
        <w:p w14:paraId="67C4ED0D" w14:textId="071B3A36"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74" w:history="1">
            <w:r w:rsidRPr="00FE0BDB">
              <w:rPr>
                <w:rStyle w:val="Hyperlink"/>
                <w:rFonts w:ascii="Times New Roman" w:eastAsia="Times New Roman" w:hAnsi="Times New Roman" w:cs="Times New Roman"/>
                <w:noProof/>
                <w:sz w:val="24"/>
                <w:szCs w:val="24"/>
                <w:lang w:val="sv-SE"/>
              </w:rPr>
              <w:t>2.4 Dinamika Probabilitas dan Prediksi Jangka Panjang</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_Toc215092574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8</w:t>
            </w:r>
            <w:r w:rsidRPr="00FE0BDB">
              <w:rPr>
                <w:rFonts w:ascii="Times New Roman" w:hAnsi="Times New Roman" w:cs="Times New Roman"/>
                <w:noProof/>
                <w:webHidden/>
                <w:sz w:val="24"/>
                <w:szCs w:val="24"/>
              </w:rPr>
              <w:fldChar w:fldCharType="end"/>
            </w:r>
          </w:hyperlink>
        </w:p>
        <w:p w14:paraId="08C6FCDE" w14:textId="7E17BAB0"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75" w:history="1">
            <w:r w:rsidRPr="00FE0BDB">
              <w:rPr>
                <w:rStyle w:val="Hyperlink"/>
                <w:rFonts w:ascii="Times New Roman" w:eastAsia="Times New Roman" w:hAnsi="Times New Roman" w:cs="Times New Roman"/>
                <w:noProof/>
                <w:sz w:val="24"/>
                <w:szCs w:val="24"/>
                <w:lang w:val="sv-SE"/>
              </w:rPr>
              <w:t>2.4.1 Persamaan Chapman-Kolmogorov</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_Toc215092575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9</w:t>
            </w:r>
            <w:r w:rsidRPr="00FE0BDB">
              <w:rPr>
                <w:rFonts w:ascii="Times New Roman" w:hAnsi="Times New Roman" w:cs="Times New Roman"/>
                <w:noProof/>
                <w:webHidden/>
                <w:sz w:val="24"/>
                <w:szCs w:val="24"/>
              </w:rPr>
              <w:fldChar w:fldCharType="end"/>
            </w:r>
          </w:hyperlink>
        </w:p>
        <w:p w14:paraId="54DF8EC3" w14:textId="188823CD"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76" w:history="1">
            <w:r w:rsidRPr="00FE0BDB">
              <w:rPr>
                <w:rStyle w:val="Hyperlink"/>
                <w:rFonts w:ascii="Times New Roman" w:eastAsia="Times New Roman" w:hAnsi="Times New Roman" w:cs="Times New Roman"/>
                <w:noProof/>
                <w:sz w:val="24"/>
                <w:szCs w:val="24"/>
                <w:lang w:val="en-US"/>
              </w:rPr>
              <w:t>2.4.2 Distribusi Stasioner (</w:t>
            </w:r>
            <w:r w:rsidRPr="00FE0BDB">
              <w:rPr>
                <w:rStyle w:val="Hyperlink"/>
                <w:rFonts w:ascii="Times New Roman" w:eastAsia="Times New Roman" w:hAnsi="Times New Roman" w:cs="Times New Roman"/>
                <w:i/>
                <w:noProof/>
                <w:sz w:val="24"/>
                <w:szCs w:val="24"/>
                <w:lang w:val="en-US"/>
              </w:rPr>
              <w:t>Steady State</w:t>
            </w:r>
            <w:r w:rsidRPr="00FE0BDB">
              <w:rPr>
                <w:rStyle w:val="Hyperlink"/>
                <w:rFonts w:ascii="Times New Roman" w:eastAsia="Times New Roman" w:hAnsi="Times New Roman" w:cs="Times New Roman"/>
                <w:noProof/>
                <w:sz w:val="24"/>
                <w:szCs w:val="24"/>
                <w:lang w:val="en-US"/>
              </w:rPr>
              <w:t>)</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_Toc215092576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9</w:t>
            </w:r>
            <w:r w:rsidRPr="00FE0BDB">
              <w:rPr>
                <w:rFonts w:ascii="Times New Roman" w:hAnsi="Times New Roman" w:cs="Times New Roman"/>
                <w:noProof/>
                <w:webHidden/>
                <w:sz w:val="24"/>
                <w:szCs w:val="24"/>
              </w:rPr>
              <w:fldChar w:fldCharType="end"/>
            </w:r>
          </w:hyperlink>
        </w:p>
        <w:p w14:paraId="1F74BEEF" w14:textId="4E290F39" w:rsidR="00F70AA7" w:rsidRPr="00FE0BDB" w:rsidRDefault="00F70AA7">
          <w:pPr>
            <w:pStyle w:val="TOC1"/>
            <w:rPr>
              <w:rFonts w:eastAsiaTheme="minorEastAsia"/>
              <w:b w:val="0"/>
              <w:bCs w:val="0"/>
              <w:kern w:val="2"/>
              <w:sz w:val="24"/>
              <w:szCs w:val="24"/>
              <w:lang w:val="en-US" w:eastAsia="en-US"/>
              <w14:ligatures w14:val="standardContextual"/>
            </w:rPr>
          </w:pPr>
          <w:hyperlink w:anchor="_Toc215092577" w:history="1">
            <w:r w:rsidRPr="00FE0BDB">
              <w:rPr>
                <w:rStyle w:val="Hyperlink"/>
                <w:b w:val="0"/>
                <w:bCs w:val="0"/>
                <w:sz w:val="24"/>
                <w:szCs w:val="24"/>
              </w:rPr>
              <w:t>BAB III  METODE PENELITIAN</w:t>
            </w:r>
            <w:r w:rsidRPr="00FE0BDB">
              <w:rPr>
                <w:b w:val="0"/>
                <w:bCs w:val="0"/>
                <w:webHidden/>
                <w:sz w:val="24"/>
                <w:szCs w:val="24"/>
              </w:rPr>
              <w:tab/>
            </w:r>
            <w:r w:rsidRPr="00FE0BDB">
              <w:rPr>
                <w:b w:val="0"/>
                <w:bCs w:val="0"/>
                <w:webHidden/>
                <w:sz w:val="24"/>
                <w:szCs w:val="24"/>
              </w:rPr>
              <w:fldChar w:fldCharType="begin"/>
            </w:r>
            <w:r w:rsidRPr="00FE0BDB">
              <w:rPr>
                <w:b w:val="0"/>
                <w:bCs w:val="0"/>
                <w:webHidden/>
                <w:sz w:val="24"/>
                <w:szCs w:val="24"/>
              </w:rPr>
              <w:instrText xml:space="preserve"> PAGEREF _Toc215092577 \h </w:instrText>
            </w:r>
            <w:r w:rsidRPr="00FE0BDB">
              <w:rPr>
                <w:b w:val="0"/>
                <w:bCs w:val="0"/>
                <w:webHidden/>
                <w:sz w:val="24"/>
                <w:szCs w:val="24"/>
              </w:rPr>
            </w:r>
            <w:r w:rsidRPr="00FE0BDB">
              <w:rPr>
                <w:b w:val="0"/>
                <w:bCs w:val="0"/>
                <w:webHidden/>
                <w:sz w:val="24"/>
                <w:szCs w:val="24"/>
              </w:rPr>
              <w:fldChar w:fldCharType="separate"/>
            </w:r>
            <w:r w:rsidRPr="00FE0BDB">
              <w:rPr>
                <w:b w:val="0"/>
                <w:bCs w:val="0"/>
                <w:webHidden/>
                <w:sz w:val="24"/>
                <w:szCs w:val="24"/>
              </w:rPr>
              <w:t>10</w:t>
            </w:r>
            <w:r w:rsidRPr="00FE0BDB">
              <w:rPr>
                <w:b w:val="0"/>
                <w:bCs w:val="0"/>
                <w:webHidden/>
                <w:sz w:val="24"/>
                <w:szCs w:val="24"/>
              </w:rPr>
              <w:fldChar w:fldCharType="end"/>
            </w:r>
          </w:hyperlink>
        </w:p>
        <w:p w14:paraId="5CCDA679" w14:textId="005F0CE5"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78" w:history="1">
            <w:r w:rsidRPr="00FE0BDB">
              <w:rPr>
                <w:rStyle w:val="Hyperlink"/>
                <w:rFonts w:ascii="Times New Roman" w:eastAsia="Times New Roman" w:hAnsi="Times New Roman" w:cs="Times New Roman"/>
                <w:noProof/>
                <w:sz w:val="24"/>
                <w:szCs w:val="24"/>
                <w:lang w:val="sv-SE"/>
              </w:rPr>
              <w:t>3.1 Jenis Penelitian</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_Toc215092578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10</w:t>
            </w:r>
            <w:r w:rsidRPr="00FE0BDB">
              <w:rPr>
                <w:rFonts w:ascii="Times New Roman" w:hAnsi="Times New Roman" w:cs="Times New Roman"/>
                <w:noProof/>
                <w:webHidden/>
                <w:sz w:val="24"/>
                <w:szCs w:val="24"/>
              </w:rPr>
              <w:fldChar w:fldCharType="end"/>
            </w:r>
          </w:hyperlink>
        </w:p>
        <w:p w14:paraId="58784D04" w14:textId="5F805B1B"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79" w:history="1">
            <w:r w:rsidRPr="00FE0BDB">
              <w:rPr>
                <w:rStyle w:val="Hyperlink"/>
                <w:rFonts w:ascii="Times New Roman" w:eastAsia="Times New Roman" w:hAnsi="Times New Roman" w:cs="Times New Roman"/>
                <w:noProof/>
                <w:sz w:val="24"/>
                <w:szCs w:val="24"/>
                <w:lang w:val="sv-SE"/>
              </w:rPr>
              <w:t>3.2 Waktu dan Tempat Penelitian</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_Toc215092579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10</w:t>
            </w:r>
            <w:r w:rsidRPr="00FE0BDB">
              <w:rPr>
                <w:rFonts w:ascii="Times New Roman" w:hAnsi="Times New Roman" w:cs="Times New Roman"/>
                <w:noProof/>
                <w:webHidden/>
                <w:sz w:val="24"/>
                <w:szCs w:val="24"/>
              </w:rPr>
              <w:fldChar w:fldCharType="end"/>
            </w:r>
          </w:hyperlink>
        </w:p>
        <w:p w14:paraId="1A2F8339" w14:textId="59302BFB" w:rsidR="00F70AA7" w:rsidRPr="00FE0BDB" w:rsidRDefault="00F70AA7">
          <w:pPr>
            <w:pStyle w:val="TOC2"/>
            <w:tabs>
              <w:tab w:val="left" w:pos="960"/>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80" w:history="1">
            <w:r w:rsidRPr="00FE0BDB">
              <w:rPr>
                <w:rStyle w:val="Hyperlink"/>
                <w:rFonts w:ascii="Times New Roman" w:eastAsia="Times New Roman" w:hAnsi="Times New Roman" w:cs="Times New Roman"/>
                <w:noProof/>
                <w:sz w:val="24"/>
                <w:szCs w:val="24"/>
                <w:lang w:val="en-US"/>
              </w:rPr>
              <w:t>3.3</w:t>
            </w:r>
            <w:r w:rsidR="000B6065" w:rsidRPr="00FE0BDB">
              <w:rPr>
                <w:rFonts w:ascii="Times New Roman" w:eastAsiaTheme="minorEastAsia" w:hAnsi="Times New Roman" w:cs="Times New Roman"/>
                <w:noProof/>
                <w:kern w:val="2"/>
                <w:sz w:val="24"/>
                <w:szCs w:val="24"/>
                <w:lang w:val="en-US" w:eastAsia="en-US"/>
                <w14:ligatures w14:val="standardContextual"/>
              </w:rPr>
              <w:t xml:space="preserve"> </w:t>
            </w:r>
            <w:r w:rsidRPr="00FE0BDB">
              <w:rPr>
                <w:rStyle w:val="Hyperlink"/>
                <w:rFonts w:ascii="Times New Roman" w:eastAsia="Times New Roman" w:hAnsi="Times New Roman" w:cs="Times New Roman"/>
                <w:noProof/>
                <w:sz w:val="24"/>
                <w:szCs w:val="24"/>
                <w:lang w:val="en-US"/>
              </w:rPr>
              <w:t>Populasi dan Sampel</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_Toc215092580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10</w:t>
            </w:r>
            <w:r w:rsidRPr="00FE0BDB">
              <w:rPr>
                <w:rFonts w:ascii="Times New Roman" w:hAnsi="Times New Roman" w:cs="Times New Roman"/>
                <w:noProof/>
                <w:webHidden/>
                <w:sz w:val="24"/>
                <w:szCs w:val="24"/>
              </w:rPr>
              <w:fldChar w:fldCharType="end"/>
            </w:r>
          </w:hyperlink>
        </w:p>
        <w:p w14:paraId="2BC9E359" w14:textId="420C5CFB"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81" w:history="1">
            <w:r w:rsidRPr="00FE0BDB">
              <w:rPr>
                <w:rStyle w:val="Hyperlink"/>
                <w:rFonts w:ascii="Times New Roman" w:eastAsia="Times New Roman" w:hAnsi="Times New Roman" w:cs="Times New Roman"/>
                <w:noProof/>
                <w:sz w:val="24"/>
                <w:szCs w:val="24"/>
                <w:lang w:val="en-US"/>
              </w:rPr>
              <w:t>3.4 Variabel Penelitian dan Definisi Operasional</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_Toc215092581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10</w:t>
            </w:r>
            <w:r w:rsidRPr="00FE0BDB">
              <w:rPr>
                <w:rFonts w:ascii="Times New Roman" w:hAnsi="Times New Roman" w:cs="Times New Roman"/>
                <w:noProof/>
                <w:webHidden/>
                <w:sz w:val="24"/>
                <w:szCs w:val="24"/>
              </w:rPr>
              <w:fldChar w:fldCharType="end"/>
            </w:r>
          </w:hyperlink>
        </w:p>
        <w:p w14:paraId="7B23854D" w14:textId="19EC6C02"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82" w:history="1">
            <w:r w:rsidRPr="00FE0BDB">
              <w:rPr>
                <w:rStyle w:val="Hyperlink"/>
                <w:rFonts w:ascii="Times New Roman" w:eastAsia="Times New Roman" w:hAnsi="Times New Roman" w:cs="Times New Roman"/>
                <w:noProof/>
                <w:sz w:val="24"/>
                <w:szCs w:val="24"/>
                <w:lang w:val="en-US"/>
              </w:rPr>
              <w:t>3.4.1 Identifikasi Ruang Keadaan (</w:t>
            </w:r>
            <w:r w:rsidRPr="00FE0BDB">
              <w:rPr>
                <w:rStyle w:val="Hyperlink"/>
                <w:rFonts w:ascii="Times New Roman" w:eastAsia="Times New Roman" w:hAnsi="Times New Roman" w:cs="Times New Roman"/>
                <w:i/>
                <w:noProof/>
                <w:sz w:val="24"/>
                <w:szCs w:val="24"/>
                <w:lang w:val="en-US"/>
              </w:rPr>
              <w:t>State Space</w:t>
            </w:r>
            <w:r w:rsidRPr="00FE0BDB">
              <w:rPr>
                <w:rStyle w:val="Hyperlink"/>
                <w:rFonts w:ascii="Times New Roman" w:eastAsia="Times New Roman" w:hAnsi="Times New Roman" w:cs="Times New Roman"/>
                <w:noProof/>
                <w:sz w:val="24"/>
                <w:szCs w:val="24"/>
                <w:lang w:val="en-US"/>
              </w:rPr>
              <w:t>)</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_Toc215092582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11</w:t>
            </w:r>
            <w:r w:rsidRPr="00FE0BDB">
              <w:rPr>
                <w:rFonts w:ascii="Times New Roman" w:hAnsi="Times New Roman" w:cs="Times New Roman"/>
                <w:noProof/>
                <w:webHidden/>
                <w:sz w:val="24"/>
                <w:szCs w:val="24"/>
              </w:rPr>
              <w:fldChar w:fldCharType="end"/>
            </w:r>
          </w:hyperlink>
        </w:p>
        <w:p w14:paraId="1CBDCF1D" w14:textId="5AC23F2D"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83" w:history="1">
            <w:r w:rsidRPr="00FE0BDB">
              <w:rPr>
                <w:rStyle w:val="Hyperlink"/>
                <w:rFonts w:ascii="Times New Roman" w:eastAsia="Times New Roman" w:hAnsi="Times New Roman" w:cs="Times New Roman"/>
                <w:noProof/>
                <w:sz w:val="24"/>
                <w:szCs w:val="24"/>
                <w:lang w:val="sv-SE"/>
              </w:rPr>
              <w:t>3.4.2 Periode Waktu (</w:t>
            </w:r>
            <w:r w:rsidRPr="00FE0BDB">
              <w:rPr>
                <w:rStyle w:val="Hyperlink"/>
                <w:rFonts w:ascii="Times New Roman" w:eastAsia="Times New Roman" w:hAnsi="Times New Roman" w:cs="Times New Roman"/>
                <w:i/>
                <w:iCs/>
                <w:noProof/>
                <w:sz w:val="24"/>
                <w:szCs w:val="24"/>
                <w:lang w:val="sv-SE"/>
              </w:rPr>
              <w:t>Time Steps</w:t>
            </w:r>
            <w:r w:rsidRPr="00FE0BDB">
              <w:rPr>
                <w:rStyle w:val="Hyperlink"/>
                <w:rFonts w:ascii="Times New Roman" w:eastAsia="Times New Roman" w:hAnsi="Times New Roman" w:cs="Times New Roman"/>
                <w:noProof/>
                <w:sz w:val="24"/>
                <w:szCs w:val="24"/>
                <w:lang w:val="sv-SE"/>
              </w:rPr>
              <w:t>)</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_Toc215092583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11</w:t>
            </w:r>
            <w:r w:rsidRPr="00FE0BDB">
              <w:rPr>
                <w:rFonts w:ascii="Times New Roman" w:hAnsi="Times New Roman" w:cs="Times New Roman"/>
                <w:noProof/>
                <w:webHidden/>
                <w:sz w:val="24"/>
                <w:szCs w:val="24"/>
              </w:rPr>
              <w:fldChar w:fldCharType="end"/>
            </w:r>
          </w:hyperlink>
        </w:p>
        <w:p w14:paraId="38BF53FE" w14:textId="094F4981"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84" w:history="1">
            <w:r w:rsidRPr="00FE0BDB">
              <w:rPr>
                <w:rStyle w:val="Hyperlink"/>
                <w:rFonts w:ascii="Times New Roman" w:eastAsia="Times New Roman" w:hAnsi="Times New Roman" w:cs="Times New Roman"/>
                <w:noProof/>
                <w:sz w:val="24"/>
                <w:szCs w:val="24"/>
                <w:lang w:val="sv-SE"/>
              </w:rPr>
              <w:t>3.5 Metode Pengumpulan Data</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_Toc215092584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11</w:t>
            </w:r>
            <w:r w:rsidRPr="00FE0BDB">
              <w:rPr>
                <w:rFonts w:ascii="Times New Roman" w:hAnsi="Times New Roman" w:cs="Times New Roman"/>
                <w:noProof/>
                <w:webHidden/>
                <w:sz w:val="24"/>
                <w:szCs w:val="24"/>
              </w:rPr>
              <w:fldChar w:fldCharType="end"/>
            </w:r>
          </w:hyperlink>
        </w:p>
        <w:p w14:paraId="1F06038E" w14:textId="078D8336"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85" w:history="1">
            <w:r w:rsidRPr="00FE0BDB">
              <w:rPr>
                <w:rStyle w:val="Hyperlink"/>
                <w:rFonts w:ascii="Times New Roman" w:eastAsia="Times New Roman" w:hAnsi="Times New Roman" w:cs="Times New Roman"/>
                <w:noProof/>
                <w:sz w:val="24"/>
                <w:szCs w:val="24"/>
                <w:lang w:val="sv-SE"/>
              </w:rPr>
              <w:t>3.6 Teknik Analisis Data</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_Toc215092585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11</w:t>
            </w:r>
            <w:r w:rsidRPr="00FE0BDB">
              <w:rPr>
                <w:rFonts w:ascii="Times New Roman" w:hAnsi="Times New Roman" w:cs="Times New Roman"/>
                <w:noProof/>
                <w:webHidden/>
                <w:sz w:val="24"/>
                <w:szCs w:val="24"/>
              </w:rPr>
              <w:fldChar w:fldCharType="end"/>
            </w:r>
          </w:hyperlink>
        </w:p>
        <w:p w14:paraId="44C30E9D" w14:textId="2B795111"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86" w:history="1">
            <w:r w:rsidRPr="00FE0BDB">
              <w:rPr>
                <w:rStyle w:val="Hyperlink"/>
                <w:rFonts w:ascii="Times New Roman" w:eastAsia="Times New Roman" w:hAnsi="Times New Roman" w:cs="Times New Roman"/>
                <w:noProof/>
                <w:sz w:val="24"/>
                <w:szCs w:val="24"/>
                <w:lang w:val="en-US"/>
              </w:rPr>
              <w:t>3.6 Alur Penelitian</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_Toc215092586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12</w:t>
            </w:r>
            <w:r w:rsidRPr="00FE0BDB">
              <w:rPr>
                <w:rFonts w:ascii="Times New Roman" w:hAnsi="Times New Roman" w:cs="Times New Roman"/>
                <w:noProof/>
                <w:webHidden/>
                <w:sz w:val="24"/>
                <w:szCs w:val="24"/>
              </w:rPr>
              <w:fldChar w:fldCharType="end"/>
            </w:r>
          </w:hyperlink>
        </w:p>
        <w:p w14:paraId="0A148770" w14:textId="580E3232" w:rsidR="00F70AA7" w:rsidRPr="00FE0BDB" w:rsidRDefault="00F70AA7">
          <w:pPr>
            <w:pStyle w:val="TOC1"/>
            <w:rPr>
              <w:rFonts w:eastAsiaTheme="minorEastAsia"/>
              <w:b w:val="0"/>
              <w:bCs w:val="0"/>
              <w:kern w:val="2"/>
              <w:sz w:val="24"/>
              <w:szCs w:val="24"/>
              <w:lang w:val="en-US" w:eastAsia="en-US"/>
              <w14:ligatures w14:val="standardContextual"/>
            </w:rPr>
          </w:pPr>
          <w:hyperlink w:anchor="_Toc215092587" w:history="1">
            <w:r w:rsidRPr="00FE0BDB">
              <w:rPr>
                <w:rStyle w:val="Hyperlink"/>
                <w:b w:val="0"/>
                <w:bCs w:val="0"/>
                <w:sz w:val="24"/>
                <w:szCs w:val="24"/>
              </w:rPr>
              <w:t>BAB IV  HASIL DAN PEMBAHASAN</w:t>
            </w:r>
            <w:r w:rsidRPr="00FE0BDB">
              <w:rPr>
                <w:b w:val="0"/>
                <w:bCs w:val="0"/>
                <w:webHidden/>
                <w:sz w:val="24"/>
                <w:szCs w:val="24"/>
              </w:rPr>
              <w:tab/>
            </w:r>
            <w:r w:rsidRPr="00FE0BDB">
              <w:rPr>
                <w:b w:val="0"/>
                <w:bCs w:val="0"/>
                <w:webHidden/>
                <w:sz w:val="24"/>
                <w:szCs w:val="24"/>
              </w:rPr>
              <w:fldChar w:fldCharType="begin"/>
            </w:r>
            <w:r w:rsidRPr="00FE0BDB">
              <w:rPr>
                <w:b w:val="0"/>
                <w:bCs w:val="0"/>
                <w:webHidden/>
                <w:sz w:val="24"/>
                <w:szCs w:val="24"/>
              </w:rPr>
              <w:instrText xml:space="preserve"> PAGEREF _Toc215092587 \h </w:instrText>
            </w:r>
            <w:r w:rsidRPr="00FE0BDB">
              <w:rPr>
                <w:b w:val="0"/>
                <w:bCs w:val="0"/>
                <w:webHidden/>
                <w:sz w:val="24"/>
                <w:szCs w:val="24"/>
              </w:rPr>
            </w:r>
            <w:r w:rsidRPr="00FE0BDB">
              <w:rPr>
                <w:b w:val="0"/>
                <w:bCs w:val="0"/>
                <w:webHidden/>
                <w:sz w:val="24"/>
                <w:szCs w:val="24"/>
              </w:rPr>
              <w:fldChar w:fldCharType="separate"/>
            </w:r>
            <w:r w:rsidRPr="00FE0BDB">
              <w:rPr>
                <w:b w:val="0"/>
                <w:bCs w:val="0"/>
                <w:webHidden/>
                <w:sz w:val="24"/>
                <w:szCs w:val="24"/>
              </w:rPr>
              <w:t>15</w:t>
            </w:r>
            <w:r w:rsidRPr="00FE0BDB">
              <w:rPr>
                <w:b w:val="0"/>
                <w:bCs w:val="0"/>
                <w:webHidden/>
                <w:sz w:val="24"/>
                <w:szCs w:val="24"/>
              </w:rPr>
              <w:fldChar w:fldCharType="end"/>
            </w:r>
          </w:hyperlink>
        </w:p>
        <w:p w14:paraId="509C8477" w14:textId="662DC864"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88" w:history="1">
            <w:r w:rsidRPr="00FE0BDB">
              <w:rPr>
                <w:rStyle w:val="Hyperlink"/>
                <w:rFonts w:ascii="Times New Roman" w:eastAsia="Times New Roman" w:hAnsi="Times New Roman" w:cs="Times New Roman"/>
                <w:noProof/>
                <w:sz w:val="24"/>
                <w:szCs w:val="24"/>
              </w:rPr>
              <w:t>4.1 Hasil</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_Toc215092588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15</w:t>
            </w:r>
            <w:r w:rsidRPr="00FE0BDB">
              <w:rPr>
                <w:rFonts w:ascii="Times New Roman" w:hAnsi="Times New Roman" w:cs="Times New Roman"/>
                <w:noProof/>
                <w:webHidden/>
                <w:sz w:val="24"/>
                <w:szCs w:val="24"/>
              </w:rPr>
              <w:fldChar w:fldCharType="end"/>
            </w:r>
          </w:hyperlink>
        </w:p>
        <w:p w14:paraId="1F92AC96" w14:textId="56D86EE9"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89" w:history="1">
            <w:r w:rsidRPr="00FE0BDB">
              <w:rPr>
                <w:rStyle w:val="Hyperlink"/>
                <w:rFonts w:ascii="Times New Roman" w:eastAsia="Times New Roman" w:hAnsi="Times New Roman" w:cs="Times New Roman"/>
                <w:noProof/>
                <w:sz w:val="24"/>
                <w:szCs w:val="24"/>
              </w:rPr>
              <w:t>4.1.1 Gambaran Umum Data</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_Toc215092589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15</w:t>
            </w:r>
            <w:r w:rsidRPr="00FE0BDB">
              <w:rPr>
                <w:rFonts w:ascii="Times New Roman" w:hAnsi="Times New Roman" w:cs="Times New Roman"/>
                <w:noProof/>
                <w:webHidden/>
                <w:sz w:val="24"/>
                <w:szCs w:val="24"/>
              </w:rPr>
              <w:fldChar w:fldCharType="end"/>
            </w:r>
          </w:hyperlink>
        </w:p>
        <w:p w14:paraId="58F3CAC9" w14:textId="1E2333CF"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90" w:history="1">
            <w:r w:rsidRPr="00FE0BDB">
              <w:rPr>
                <w:rStyle w:val="Hyperlink"/>
                <w:rFonts w:ascii="Times New Roman" w:eastAsia="Times New Roman" w:hAnsi="Times New Roman" w:cs="Times New Roman"/>
                <w:noProof/>
                <w:sz w:val="24"/>
                <w:szCs w:val="24"/>
                <w:lang w:val="sv-SE"/>
              </w:rPr>
              <w:t>4.1.2 Identifikasi Ruang Keadaan</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_Toc215092590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16</w:t>
            </w:r>
            <w:r w:rsidRPr="00FE0BDB">
              <w:rPr>
                <w:rFonts w:ascii="Times New Roman" w:hAnsi="Times New Roman" w:cs="Times New Roman"/>
                <w:noProof/>
                <w:webHidden/>
                <w:sz w:val="24"/>
                <w:szCs w:val="24"/>
              </w:rPr>
              <w:fldChar w:fldCharType="end"/>
            </w:r>
          </w:hyperlink>
        </w:p>
        <w:p w14:paraId="1BB76820" w14:textId="2A18A7BB"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91" w:history="1">
            <w:r w:rsidRPr="00FE0BDB">
              <w:rPr>
                <w:rStyle w:val="Hyperlink"/>
                <w:rFonts w:ascii="Times New Roman" w:eastAsia="Times New Roman" w:hAnsi="Times New Roman" w:cs="Times New Roman"/>
                <w:noProof/>
                <w:sz w:val="24"/>
                <w:szCs w:val="24"/>
                <w:lang w:val="sv-SE"/>
              </w:rPr>
              <w:t>4.1.3 Matriks Transisi</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_Toc215092591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16</w:t>
            </w:r>
            <w:r w:rsidRPr="00FE0BDB">
              <w:rPr>
                <w:rFonts w:ascii="Times New Roman" w:hAnsi="Times New Roman" w:cs="Times New Roman"/>
                <w:noProof/>
                <w:webHidden/>
                <w:sz w:val="24"/>
                <w:szCs w:val="24"/>
              </w:rPr>
              <w:fldChar w:fldCharType="end"/>
            </w:r>
          </w:hyperlink>
        </w:p>
        <w:p w14:paraId="662244B3" w14:textId="5ED8983F"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92" w:history="1">
            <w:r w:rsidRPr="00FE0BDB">
              <w:rPr>
                <w:rStyle w:val="Hyperlink"/>
                <w:rFonts w:ascii="Times New Roman" w:eastAsia="Times New Roman" w:hAnsi="Times New Roman" w:cs="Times New Roman"/>
                <w:noProof/>
                <w:sz w:val="24"/>
                <w:szCs w:val="24"/>
                <w:lang w:val="sv-SE"/>
              </w:rPr>
              <w:t>4.1.4 Visualisasi Diagram Transisi</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_Toc215092592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18</w:t>
            </w:r>
            <w:r w:rsidRPr="00FE0BDB">
              <w:rPr>
                <w:rFonts w:ascii="Times New Roman" w:hAnsi="Times New Roman" w:cs="Times New Roman"/>
                <w:noProof/>
                <w:webHidden/>
                <w:sz w:val="24"/>
                <w:szCs w:val="24"/>
              </w:rPr>
              <w:fldChar w:fldCharType="end"/>
            </w:r>
          </w:hyperlink>
        </w:p>
        <w:p w14:paraId="4BB28641" w14:textId="09BE68A9"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93" w:history="1">
            <w:r w:rsidRPr="00FE0BDB">
              <w:rPr>
                <w:rStyle w:val="Hyperlink"/>
                <w:rFonts w:ascii="Times New Roman" w:eastAsia="Times New Roman" w:hAnsi="Times New Roman" w:cs="Times New Roman"/>
                <w:noProof/>
                <w:sz w:val="24"/>
                <w:szCs w:val="24"/>
                <w:lang w:val="sv-SE"/>
              </w:rPr>
              <w:t>4.1.5 Probabilitas Langkah ke-n</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_Toc215092593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19</w:t>
            </w:r>
            <w:r w:rsidRPr="00FE0BDB">
              <w:rPr>
                <w:rFonts w:ascii="Times New Roman" w:hAnsi="Times New Roman" w:cs="Times New Roman"/>
                <w:noProof/>
                <w:webHidden/>
                <w:sz w:val="24"/>
                <w:szCs w:val="24"/>
              </w:rPr>
              <w:fldChar w:fldCharType="end"/>
            </w:r>
          </w:hyperlink>
        </w:p>
        <w:p w14:paraId="1AD555CA" w14:textId="6D3E5D49" w:rsidR="00F70AA7" w:rsidRPr="00FE0BDB" w:rsidRDefault="00F70AA7">
          <w:pPr>
            <w:pStyle w:val="TOC3"/>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94" w:history="1">
            <w:r w:rsidRPr="00FE0BDB">
              <w:rPr>
                <w:rStyle w:val="Hyperlink"/>
                <w:rFonts w:ascii="Times New Roman" w:eastAsia="Times New Roman" w:hAnsi="Times New Roman" w:cs="Times New Roman"/>
                <w:noProof/>
                <w:sz w:val="24"/>
                <w:szCs w:val="24"/>
                <w:lang w:val="sv-SE"/>
              </w:rPr>
              <w:t>4.1.6 Distribusi</w:t>
            </w:r>
            <w:r w:rsidRPr="00FE0BDB">
              <w:rPr>
                <w:rStyle w:val="Hyperlink"/>
                <w:rFonts w:ascii="Times New Roman" w:eastAsia="Times New Roman" w:hAnsi="Times New Roman" w:cs="Times New Roman"/>
                <w:i/>
                <w:iCs/>
                <w:noProof/>
                <w:sz w:val="24"/>
                <w:szCs w:val="24"/>
                <w:lang w:val="sv-SE"/>
              </w:rPr>
              <w:t xml:space="preserve"> Steady-State</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_Toc215092594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20</w:t>
            </w:r>
            <w:r w:rsidRPr="00FE0BDB">
              <w:rPr>
                <w:rFonts w:ascii="Times New Roman" w:hAnsi="Times New Roman" w:cs="Times New Roman"/>
                <w:noProof/>
                <w:webHidden/>
                <w:sz w:val="24"/>
                <w:szCs w:val="24"/>
              </w:rPr>
              <w:fldChar w:fldCharType="end"/>
            </w:r>
          </w:hyperlink>
        </w:p>
        <w:p w14:paraId="0548E8A0" w14:textId="32EFCD68"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95" w:history="1">
            <w:r w:rsidRPr="00FE0BDB">
              <w:rPr>
                <w:rStyle w:val="Hyperlink"/>
                <w:rFonts w:ascii="Times New Roman" w:eastAsia="Times New Roman" w:hAnsi="Times New Roman" w:cs="Times New Roman"/>
                <w:noProof/>
                <w:sz w:val="24"/>
                <w:szCs w:val="24"/>
                <w:lang w:val="sv-SE"/>
              </w:rPr>
              <w:t>4.2 Pembahasan</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_Toc215092595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21</w:t>
            </w:r>
            <w:r w:rsidRPr="00FE0BDB">
              <w:rPr>
                <w:rFonts w:ascii="Times New Roman" w:hAnsi="Times New Roman" w:cs="Times New Roman"/>
                <w:noProof/>
                <w:webHidden/>
                <w:sz w:val="24"/>
                <w:szCs w:val="24"/>
              </w:rPr>
              <w:fldChar w:fldCharType="end"/>
            </w:r>
          </w:hyperlink>
        </w:p>
        <w:p w14:paraId="5910E51E" w14:textId="24CB3905" w:rsidR="00F70AA7" w:rsidRPr="00FE0BDB" w:rsidRDefault="00F70AA7">
          <w:pPr>
            <w:pStyle w:val="TOC1"/>
            <w:rPr>
              <w:rFonts w:eastAsiaTheme="minorEastAsia"/>
              <w:b w:val="0"/>
              <w:bCs w:val="0"/>
              <w:kern w:val="2"/>
              <w:sz w:val="24"/>
              <w:szCs w:val="24"/>
              <w:lang w:val="en-US" w:eastAsia="en-US"/>
              <w14:ligatures w14:val="standardContextual"/>
            </w:rPr>
          </w:pPr>
          <w:hyperlink w:anchor="_Toc215092596" w:history="1">
            <w:r w:rsidRPr="00FE0BDB">
              <w:rPr>
                <w:rStyle w:val="Hyperlink"/>
                <w:b w:val="0"/>
                <w:bCs w:val="0"/>
                <w:sz w:val="24"/>
                <w:szCs w:val="24"/>
              </w:rPr>
              <w:t>BAB V  PENUTUP</w:t>
            </w:r>
            <w:r w:rsidRPr="00FE0BDB">
              <w:rPr>
                <w:b w:val="0"/>
                <w:bCs w:val="0"/>
                <w:webHidden/>
                <w:sz w:val="24"/>
                <w:szCs w:val="24"/>
              </w:rPr>
              <w:tab/>
            </w:r>
            <w:r w:rsidRPr="00FE0BDB">
              <w:rPr>
                <w:b w:val="0"/>
                <w:bCs w:val="0"/>
                <w:webHidden/>
                <w:sz w:val="24"/>
                <w:szCs w:val="24"/>
              </w:rPr>
              <w:fldChar w:fldCharType="begin"/>
            </w:r>
            <w:r w:rsidRPr="00FE0BDB">
              <w:rPr>
                <w:b w:val="0"/>
                <w:bCs w:val="0"/>
                <w:webHidden/>
                <w:sz w:val="24"/>
                <w:szCs w:val="24"/>
              </w:rPr>
              <w:instrText xml:space="preserve"> PAGEREF _Toc215092596 \h </w:instrText>
            </w:r>
            <w:r w:rsidRPr="00FE0BDB">
              <w:rPr>
                <w:b w:val="0"/>
                <w:bCs w:val="0"/>
                <w:webHidden/>
                <w:sz w:val="24"/>
                <w:szCs w:val="24"/>
              </w:rPr>
            </w:r>
            <w:r w:rsidRPr="00FE0BDB">
              <w:rPr>
                <w:b w:val="0"/>
                <w:bCs w:val="0"/>
                <w:webHidden/>
                <w:sz w:val="24"/>
                <w:szCs w:val="24"/>
              </w:rPr>
              <w:fldChar w:fldCharType="separate"/>
            </w:r>
            <w:r w:rsidRPr="00FE0BDB">
              <w:rPr>
                <w:b w:val="0"/>
                <w:bCs w:val="0"/>
                <w:webHidden/>
                <w:sz w:val="24"/>
                <w:szCs w:val="24"/>
              </w:rPr>
              <w:t>23</w:t>
            </w:r>
            <w:r w:rsidRPr="00FE0BDB">
              <w:rPr>
                <w:b w:val="0"/>
                <w:bCs w:val="0"/>
                <w:webHidden/>
                <w:sz w:val="24"/>
                <w:szCs w:val="24"/>
              </w:rPr>
              <w:fldChar w:fldCharType="end"/>
            </w:r>
          </w:hyperlink>
        </w:p>
        <w:p w14:paraId="78328311" w14:textId="62C86A5F"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97" w:history="1">
            <w:r w:rsidRPr="00FE0BDB">
              <w:rPr>
                <w:rStyle w:val="Hyperlink"/>
                <w:rFonts w:ascii="Times New Roman" w:eastAsia="Times New Roman" w:hAnsi="Times New Roman" w:cs="Times New Roman"/>
                <w:noProof/>
                <w:sz w:val="24"/>
                <w:szCs w:val="24"/>
                <w:lang w:val="sv-SE"/>
              </w:rPr>
              <w:t>5.1 Kesimpulan</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_Toc215092597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23</w:t>
            </w:r>
            <w:r w:rsidRPr="00FE0BDB">
              <w:rPr>
                <w:rFonts w:ascii="Times New Roman" w:hAnsi="Times New Roman" w:cs="Times New Roman"/>
                <w:noProof/>
                <w:webHidden/>
                <w:sz w:val="24"/>
                <w:szCs w:val="24"/>
              </w:rPr>
              <w:fldChar w:fldCharType="end"/>
            </w:r>
          </w:hyperlink>
        </w:p>
        <w:p w14:paraId="44DB14D8" w14:textId="181700BC" w:rsidR="00F70AA7" w:rsidRPr="00FE0BDB" w:rsidRDefault="00F70AA7">
          <w:pPr>
            <w:pStyle w:val="TOC2"/>
            <w:tabs>
              <w:tab w:val="right" w:leader="dot" w:pos="9350"/>
            </w:tabs>
            <w:rPr>
              <w:rFonts w:ascii="Times New Roman" w:eastAsiaTheme="minorEastAsia" w:hAnsi="Times New Roman" w:cs="Times New Roman"/>
              <w:noProof/>
              <w:kern w:val="2"/>
              <w:sz w:val="24"/>
              <w:szCs w:val="24"/>
              <w:lang w:val="en-US" w:eastAsia="en-US"/>
              <w14:ligatures w14:val="standardContextual"/>
            </w:rPr>
          </w:pPr>
          <w:hyperlink w:anchor="_Toc215092598" w:history="1">
            <w:r w:rsidRPr="00FE0BDB">
              <w:rPr>
                <w:rStyle w:val="Hyperlink"/>
                <w:rFonts w:ascii="Times New Roman" w:eastAsia="Times New Roman" w:hAnsi="Times New Roman" w:cs="Times New Roman"/>
                <w:noProof/>
                <w:sz w:val="24"/>
                <w:szCs w:val="24"/>
                <w:lang w:val="sv-SE"/>
              </w:rPr>
              <w:t>5.2 Saran</w:t>
            </w:r>
            <w:r w:rsidRPr="00FE0BDB">
              <w:rPr>
                <w:rFonts w:ascii="Times New Roman" w:hAnsi="Times New Roman" w:cs="Times New Roman"/>
                <w:noProof/>
                <w:webHidden/>
                <w:sz w:val="24"/>
                <w:szCs w:val="24"/>
              </w:rPr>
              <w:tab/>
            </w:r>
            <w:r w:rsidRPr="00FE0BDB">
              <w:rPr>
                <w:rFonts w:ascii="Times New Roman" w:hAnsi="Times New Roman" w:cs="Times New Roman"/>
                <w:noProof/>
                <w:webHidden/>
                <w:sz w:val="24"/>
                <w:szCs w:val="24"/>
              </w:rPr>
              <w:fldChar w:fldCharType="begin"/>
            </w:r>
            <w:r w:rsidRPr="00FE0BDB">
              <w:rPr>
                <w:rFonts w:ascii="Times New Roman" w:hAnsi="Times New Roman" w:cs="Times New Roman"/>
                <w:noProof/>
                <w:webHidden/>
                <w:sz w:val="24"/>
                <w:szCs w:val="24"/>
              </w:rPr>
              <w:instrText xml:space="preserve"> PAGEREF _Toc215092598 \h </w:instrText>
            </w:r>
            <w:r w:rsidRPr="00FE0BDB">
              <w:rPr>
                <w:rFonts w:ascii="Times New Roman" w:hAnsi="Times New Roman" w:cs="Times New Roman"/>
                <w:noProof/>
                <w:webHidden/>
                <w:sz w:val="24"/>
                <w:szCs w:val="24"/>
              </w:rPr>
            </w:r>
            <w:r w:rsidRPr="00FE0BDB">
              <w:rPr>
                <w:rFonts w:ascii="Times New Roman" w:hAnsi="Times New Roman" w:cs="Times New Roman"/>
                <w:noProof/>
                <w:webHidden/>
                <w:sz w:val="24"/>
                <w:szCs w:val="24"/>
              </w:rPr>
              <w:fldChar w:fldCharType="separate"/>
            </w:r>
            <w:r w:rsidRPr="00FE0BDB">
              <w:rPr>
                <w:rFonts w:ascii="Times New Roman" w:hAnsi="Times New Roman" w:cs="Times New Roman"/>
                <w:noProof/>
                <w:webHidden/>
                <w:sz w:val="24"/>
                <w:szCs w:val="24"/>
              </w:rPr>
              <w:t>23</w:t>
            </w:r>
            <w:r w:rsidRPr="00FE0BDB">
              <w:rPr>
                <w:rFonts w:ascii="Times New Roman" w:hAnsi="Times New Roman" w:cs="Times New Roman"/>
                <w:noProof/>
                <w:webHidden/>
                <w:sz w:val="24"/>
                <w:szCs w:val="24"/>
              </w:rPr>
              <w:fldChar w:fldCharType="end"/>
            </w:r>
          </w:hyperlink>
        </w:p>
        <w:p w14:paraId="23BB6B14" w14:textId="735CB05C" w:rsidR="00F70AA7" w:rsidRDefault="00F70AA7">
          <w:pPr>
            <w:pStyle w:val="TOC1"/>
            <w:rPr>
              <w:rFonts w:asciiTheme="minorHAnsi" w:eastAsiaTheme="minorEastAsia" w:hAnsiTheme="minorHAnsi" w:cstheme="minorBidi"/>
              <w:b w:val="0"/>
              <w:bCs w:val="0"/>
              <w:kern w:val="2"/>
              <w:sz w:val="24"/>
              <w:szCs w:val="24"/>
              <w:lang w:val="en-US" w:eastAsia="en-US"/>
              <w14:ligatures w14:val="standardContextual"/>
            </w:rPr>
          </w:pPr>
          <w:hyperlink w:anchor="_Toc215092599" w:history="1">
            <w:r w:rsidRPr="00FE0BDB">
              <w:rPr>
                <w:rStyle w:val="Hyperlink"/>
                <w:b w:val="0"/>
                <w:bCs w:val="0"/>
                <w:sz w:val="24"/>
                <w:szCs w:val="24"/>
              </w:rPr>
              <w:t>DAFTAR PUSTAKA</w:t>
            </w:r>
            <w:r w:rsidRPr="00FE0BDB">
              <w:rPr>
                <w:b w:val="0"/>
                <w:bCs w:val="0"/>
                <w:webHidden/>
                <w:sz w:val="24"/>
                <w:szCs w:val="24"/>
              </w:rPr>
              <w:tab/>
            </w:r>
            <w:r w:rsidRPr="00FE0BDB">
              <w:rPr>
                <w:b w:val="0"/>
                <w:bCs w:val="0"/>
                <w:webHidden/>
                <w:sz w:val="24"/>
                <w:szCs w:val="24"/>
              </w:rPr>
              <w:fldChar w:fldCharType="begin"/>
            </w:r>
            <w:r w:rsidRPr="00FE0BDB">
              <w:rPr>
                <w:b w:val="0"/>
                <w:bCs w:val="0"/>
                <w:webHidden/>
                <w:sz w:val="24"/>
                <w:szCs w:val="24"/>
              </w:rPr>
              <w:instrText xml:space="preserve"> PAGEREF _Toc215092599 \h </w:instrText>
            </w:r>
            <w:r w:rsidRPr="00FE0BDB">
              <w:rPr>
                <w:b w:val="0"/>
                <w:bCs w:val="0"/>
                <w:webHidden/>
                <w:sz w:val="24"/>
                <w:szCs w:val="24"/>
              </w:rPr>
            </w:r>
            <w:r w:rsidRPr="00FE0BDB">
              <w:rPr>
                <w:b w:val="0"/>
                <w:bCs w:val="0"/>
                <w:webHidden/>
                <w:sz w:val="24"/>
                <w:szCs w:val="24"/>
              </w:rPr>
              <w:fldChar w:fldCharType="separate"/>
            </w:r>
            <w:r w:rsidRPr="00FE0BDB">
              <w:rPr>
                <w:b w:val="0"/>
                <w:bCs w:val="0"/>
                <w:webHidden/>
                <w:sz w:val="24"/>
                <w:szCs w:val="24"/>
              </w:rPr>
              <w:t>24</w:t>
            </w:r>
            <w:r w:rsidRPr="00FE0BDB">
              <w:rPr>
                <w:b w:val="0"/>
                <w:bCs w:val="0"/>
                <w:webHidden/>
                <w:sz w:val="24"/>
                <w:szCs w:val="24"/>
              </w:rPr>
              <w:fldChar w:fldCharType="end"/>
            </w:r>
          </w:hyperlink>
        </w:p>
        <w:p w14:paraId="4020570C" w14:textId="6807921D" w:rsidR="00CC7735" w:rsidRDefault="00CC7735">
          <w:r>
            <w:rPr>
              <w:b/>
              <w:bCs/>
              <w:noProof/>
            </w:rPr>
            <w:fldChar w:fldCharType="end"/>
          </w:r>
        </w:p>
      </w:sdtContent>
    </w:sdt>
    <w:p w14:paraId="14FC757B" w14:textId="314239D4" w:rsidR="003C42CD" w:rsidRDefault="003C42CD" w:rsidP="00CC7735">
      <w:pPr>
        <w:pStyle w:val="TOC1"/>
        <w:rPr>
          <w:rFonts w:asciiTheme="minorHAnsi" w:eastAsiaTheme="minorEastAsia" w:hAnsiTheme="minorHAnsi" w:cstheme="minorBidi"/>
          <w:kern w:val="2"/>
          <w:sz w:val="24"/>
          <w:szCs w:val="24"/>
          <w:lang w:val="en-ID"/>
          <w14:ligatures w14:val="standardContextual"/>
        </w:rPr>
      </w:pPr>
      <w:r>
        <w:fldChar w:fldCharType="begin"/>
      </w:r>
      <w:r w:rsidRPr="003C42CD">
        <w:instrText xml:space="preserve"> TOC \o "1-3" \u </w:instrText>
      </w:r>
      <w:r>
        <w:fldChar w:fldCharType="separate"/>
      </w:r>
    </w:p>
    <w:p w14:paraId="2E267EE0" w14:textId="3433B7D7" w:rsidR="003C42CD" w:rsidRPr="003C42CD" w:rsidRDefault="003C42CD" w:rsidP="003C42CD">
      <w:r>
        <w:fldChar w:fldCharType="end"/>
      </w:r>
    </w:p>
    <w:p w14:paraId="663B79E2" w14:textId="77777777" w:rsidR="003C42CD" w:rsidRDefault="003C42CD">
      <w:pPr>
        <w:spacing w:before="240" w:after="240" w:line="360" w:lineRule="auto"/>
        <w:rPr>
          <w:rFonts w:ascii="Times New Roman" w:eastAsia="Times New Roman" w:hAnsi="Times New Roman" w:cs="Times New Roman"/>
          <w:b/>
          <w:bCs/>
          <w:sz w:val="28"/>
          <w:szCs w:val="28"/>
        </w:rPr>
        <w:sectPr w:rsidR="003C42CD" w:rsidSect="003C42CD">
          <w:pgSz w:w="12240" w:h="15840"/>
          <w:pgMar w:top="1440" w:right="1440" w:bottom="1440" w:left="1440" w:header="720" w:footer="720" w:gutter="0"/>
          <w:pgNumType w:fmt="lowerRoman" w:start="1"/>
          <w:cols w:space="720"/>
          <w:docGrid w:linePitch="299"/>
        </w:sectPr>
      </w:pPr>
    </w:p>
    <w:p w14:paraId="66F667C1" w14:textId="77777777" w:rsidR="007408BD" w:rsidRPr="00CC7735" w:rsidRDefault="00666E52" w:rsidP="00CC7735">
      <w:pPr>
        <w:pStyle w:val="Judul1"/>
        <w:spacing w:before="0" w:after="0" w:line="360" w:lineRule="auto"/>
        <w:jc w:val="center"/>
        <w:rPr>
          <w:rFonts w:ascii="Times New Roman" w:hAnsi="Times New Roman" w:cs="Times New Roman"/>
          <w:b/>
          <w:sz w:val="28"/>
          <w:szCs w:val="28"/>
          <w:lang w:val="sv-SE"/>
        </w:rPr>
      </w:pPr>
      <w:bookmarkStart w:id="6" w:name="_xrmkmtsscv92" w:colFirst="0" w:colLast="0"/>
      <w:bookmarkStart w:id="7" w:name="_Toc215092557"/>
      <w:bookmarkEnd w:id="6"/>
      <w:r w:rsidRPr="00CC7735">
        <w:rPr>
          <w:rFonts w:ascii="Times New Roman" w:hAnsi="Times New Roman" w:cs="Times New Roman"/>
          <w:b/>
          <w:sz w:val="28"/>
          <w:szCs w:val="28"/>
          <w:lang w:val="sv-SE"/>
        </w:rPr>
        <w:t xml:space="preserve">BAB I </w:t>
      </w:r>
      <w:r w:rsidRPr="00CC7735">
        <w:rPr>
          <w:rFonts w:ascii="Times New Roman" w:hAnsi="Times New Roman" w:cs="Times New Roman"/>
          <w:b/>
          <w:sz w:val="28"/>
          <w:szCs w:val="28"/>
          <w:lang w:val="sv-SE"/>
        </w:rPr>
        <w:br/>
        <w:t>PENDAHULUAN</w:t>
      </w:r>
      <w:bookmarkEnd w:id="7"/>
    </w:p>
    <w:p w14:paraId="15F747BC" w14:textId="77777777" w:rsidR="007408BD" w:rsidRPr="005E1DDF" w:rsidRDefault="00666E52" w:rsidP="000F47DC">
      <w:pPr>
        <w:pStyle w:val="Judul2"/>
        <w:rPr>
          <w:rFonts w:ascii="Times New Roman" w:eastAsia="Times New Roman" w:hAnsi="Times New Roman" w:cs="Times New Roman"/>
          <w:b/>
          <w:bCs/>
          <w:sz w:val="24"/>
          <w:szCs w:val="24"/>
          <w:lang w:val="sv-SE"/>
        </w:rPr>
      </w:pPr>
      <w:bookmarkStart w:id="8" w:name="_dovr36ceuhck" w:colFirst="0" w:colLast="0"/>
      <w:bookmarkStart w:id="9" w:name="_Toc215078161"/>
      <w:bookmarkStart w:id="10" w:name="_Toc215092558"/>
      <w:bookmarkEnd w:id="8"/>
      <w:r w:rsidRPr="005E1DDF">
        <w:rPr>
          <w:rFonts w:ascii="Times New Roman" w:eastAsia="Times New Roman" w:hAnsi="Times New Roman" w:cs="Times New Roman"/>
          <w:b/>
          <w:bCs/>
          <w:sz w:val="24"/>
          <w:szCs w:val="24"/>
          <w:lang w:val="sv-SE"/>
        </w:rPr>
        <w:t>1.1 Latar Belakang</w:t>
      </w:r>
      <w:bookmarkEnd w:id="9"/>
      <w:bookmarkEnd w:id="10"/>
    </w:p>
    <w:p w14:paraId="223D9C02" w14:textId="289CA0FB" w:rsidR="00D03667" w:rsidRDefault="000F47DC" w:rsidP="00297977">
      <w:pPr>
        <w:spacing w:after="240" w:line="360" w:lineRule="auto"/>
        <w:jc w:val="both"/>
        <w:rPr>
          <w:rFonts w:ascii="Times New Roman" w:eastAsia="Times New Roman" w:hAnsi="Times New Roman" w:cs="Times New Roman"/>
          <w:sz w:val="24"/>
          <w:szCs w:val="24"/>
          <w:lang w:val="en-US"/>
        </w:rPr>
      </w:pPr>
      <w:r w:rsidRPr="3D308B97">
        <w:rPr>
          <w:rFonts w:ascii="Times New Roman" w:eastAsia="Times New Roman" w:hAnsi="Times New Roman" w:cs="Times New Roman"/>
          <w:sz w:val="24"/>
          <w:szCs w:val="24"/>
          <w:lang w:val="en-US"/>
        </w:rPr>
        <w:t xml:space="preserve">Perkembangan teknologi dan infrastruktur internet telah menjadi faktor utama dalam meningkatnya penggunaan perangkat komputasi, khususnya </w:t>
      </w:r>
      <w:r w:rsidRPr="3D308B97">
        <w:rPr>
          <w:rFonts w:ascii="Times New Roman" w:eastAsia="Times New Roman" w:hAnsi="Times New Roman" w:cs="Times New Roman"/>
          <w:i/>
          <w:sz w:val="24"/>
          <w:szCs w:val="24"/>
          <w:lang w:val="en-US"/>
        </w:rPr>
        <w:t>Personal Computer</w:t>
      </w:r>
      <w:r w:rsidRPr="3D308B97">
        <w:rPr>
          <w:rFonts w:ascii="Times New Roman" w:eastAsia="Times New Roman" w:hAnsi="Times New Roman" w:cs="Times New Roman"/>
          <w:sz w:val="24"/>
          <w:szCs w:val="24"/>
          <w:lang w:val="en-US"/>
        </w:rPr>
        <w:t xml:space="preserve"> (PC). PC tidak hanya merujuk pada perangkat yang digunakan secara stasioner, tetapi juga mencakup laptop sebagai perangkat komputasi portabel. Sejak tahun </w:t>
      </w:r>
      <w:r w:rsidR="00786A77">
        <w:rPr>
          <w:rFonts w:ascii="Times New Roman" w:eastAsia="Times New Roman" w:hAnsi="Times New Roman" w:cs="Times New Roman"/>
          <w:sz w:val="24"/>
          <w:szCs w:val="24"/>
          <w:lang w:val="en-US"/>
        </w:rPr>
        <w:t>2000</w:t>
      </w:r>
      <w:r w:rsidRPr="3D308B97">
        <w:rPr>
          <w:rFonts w:ascii="Times New Roman" w:eastAsia="Times New Roman" w:hAnsi="Times New Roman" w:cs="Times New Roman"/>
          <w:sz w:val="24"/>
          <w:szCs w:val="24"/>
          <w:lang w:val="en-US"/>
        </w:rPr>
        <w:t>-an hingga menjelang akhir tahun 2025</w:t>
      </w:r>
      <w:r w:rsidR="00786A77">
        <w:rPr>
          <w:rFonts w:ascii="Times New Roman" w:eastAsia="Times New Roman" w:hAnsi="Times New Roman" w:cs="Times New Roman"/>
          <w:sz w:val="24"/>
          <w:szCs w:val="24"/>
          <w:lang w:val="en-US"/>
        </w:rPr>
        <w:t xml:space="preserve"> ini</w:t>
      </w:r>
      <w:r w:rsidRPr="3D308B97">
        <w:rPr>
          <w:rFonts w:ascii="Times New Roman" w:eastAsia="Times New Roman" w:hAnsi="Times New Roman" w:cs="Times New Roman"/>
          <w:sz w:val="24"/>
          <w:szCs w:val="24"/>
          <w:lang w:val="en-US"/>
        </w:rPr>
        <w:t>, kebutuhan terhadap PC terutama laptop tidak lagi didominasi oleh kalangan pekerja, melainkan juga meningkat secara signifikan di kalangan mahasiswa perguruan tinggi</w:t>
      </w:r>
      <w:r w:rsidR="007A4639">
        <w:rPr>
          <w:rFonts w:ascii="Times New Roman" w:eastAsia="Times New Roman" w:hAnsi="Times New Roman" w:cs="Times New Roman"/>
          <w:sz w:val="24"/>
          <w:szCs w:val="24"/>
          <w:lang w:val="en-US"/>
        </w:rPr>
        <w:t xml:space="preserve"> karena terbukti memberikan manfaat signifikan dalam </w:t>
      </w:r>
      <w:r w:rsidR="00DF5925">
        <w:rPr>
          <w:rFonts w:ascii="Times New Roman" w:eastAsia="Times New Roman" w:hAnsi="Times New Roman" w:cs="Times New Roman"/>
          <w:sz w:val="24"/>
          <w:szCs w:val="24"/>
          <w:lang w:val="en-US"/>
        </w:rPr>
        <w:t>membantu mengerjakan</w:t>
      </w:r>
      <w:r w:rsidR="00CB692F">
        <w:rPr>
          <w:rFonts w:ascii="Times New Roman" w:eastAsia="Times New Roman" w:hAnsi="Times New Roman" w:cs="Times New Roman"/>
          <w:sz w:val="24"/>
          <w:szCs w:val="24"/>
          <w:lang w:val="en-US"/>
        </w:rPr>
        <w:t xml:space="preserve"> berbagai kebutuhan selama perkuliahan </w:t>
      </w:r>
      <w:sdt>
        <w:sdtPr>
          <w:rPr>
            <w:rFonts w:ascii="Times New Roman" w:eastAsia="Times New Roman" w:hAnsi="Times New Roman" w:cs="Times New Roman"/>
            <w:sz w:val="24"/>
            <w:szCs w:val="24"/>
            <w:lang w:val="en-US"/>
          </w:rPr>
          <w:id w:val="-70503225"/>
          <w:citation/>
        </w:sdtPr>
        <w:sdtContent>
          <w:r w:rsidR="0043325C">
            <w:rPr>
              <w:rFonts w:ascii="Times New Roman" w:eastAsia="Times New Roman" w:hAnsi="Times New Roman" w:cs="Times New Roman"/>
              <w:sz w:val="24"/>
              <w:szCs w:val="24"/>
              <w:lang w:val="en-US"/>
            </w:rPr>
            <w:fldChar w:fldCharType="begin"/>
          </w:r>
          <w:r w:rsidR="0043325C">
            <w:rPr>
              <w:rFonts w:ascii="Times New Roman" w:eastAsia="Times New Roman" w:hAnsi="Times New Roman" w:cs="Times New Roman"/>
              <w:sz w:val="24"/>
              <w:szCs w:val="24"/>
              <w:lang w:val="en-US"/>
            </w:rPr>
            <w:instrText xml:space="preserve"> CITATION Suc11 \l 1033 </w:instrText>
          </w:r>
          <w:r w:rsidR="0043325C">
            <w:rPr>
              <w:rFonts w:ascii="Times New Roman" w:eastAsia="Times New Roman" w:hAnsi="Times New Roman" w:cs="Times New Roman"/>
              <w:sz w:val="24"/>
              <w:szCs w:val="24"/>
              <w:lang w:val="en-US"/>
            </w:rPr>
            <w:fldChar w:fldCharType="separate"/>
          </w:r>
          <w:ins w:id="11" w:author="Microsoft Word" w:date="2025-11-26T08:42:00Z" w16du:dateUtc="2025-11-26T16:42:00Z">
            <w:r w:rsidR="0043325C" w:rsidRPr="0043325C">
              <w:rPr>
                <w:rFonts w:ascii="Times New Roman" w:eastAsia="Times New Roman" w:hAnsi="Times New Roman" w:cs="Times New Roman"/>
                <w:noProof/>
                <w:sz w:val="24"/>
                <w:szCs w:val="24"/>
                <w:lang w:val="en-US"/>
              </w:rPr>
              <w:t>1]</w:t>
            </w:r>
          </w:ins>
          <w:r w:rsidR="0043325C">
            <w:rPr>
              <w:rFonts w:ascii="Times New Roman" w:eastAsia="Times New Roman" w:hAnsi="Times New Roman" w:cs="Times New Roman"/>
              <w:sz w:val="24"/>
              <w:szCs w:val="24"/>
              <w:lang w:val="en-US"/>
            </w:rPr>
            <w:fldChar w:fldCharType="end"/>
          </w:r>
        </w:sdtContent>
      </w:sdt>
      <w:r w:rsidRPr="3D308B97">
        <w:rPr>
          <w:rFonts w:ascii="Times New Roman" w:eastAsia="Times New Roman" w:hAnsi="Times New Roman" w:cs="Times New Roman"/>
          <w:sz w:val="24"/>
          <w:szCs w:val="24"/>
          <w:lang w:val="en-US"/>
        </w:rPr>
        <w:t>. Meskipun tujuan dan pola penggunaannya berbeda</w:t>
      </w:r>
      <w:r w:rsidR="00ED5E08">
        <w:rPr>
          <w:rFonts w:ascii="Times New Roman" w:eastAsia="Times New Roman" w:hAnsi="Times New Roman" w:cs="Times New Roman"/>
          <w:sz w:val="24"/>
          <w:szCs w:val="24"/>
          <w:lang w:val="en-US"/>
        </w:rPr>
        <w:t>-beda</w:t>
      </w:r>
      <w:r w:rsidRPr="3D308B97">
        <w:rPr>
          <w:rFonts w:ascii="Times New Roman" w:eastAsia="Times New Roman" w:hAnsi="Times New Roman" w:cs="Times New Roman"/>
          <w:sz w:val="24"/>
          <w:szCs w:val="24"/>
          <w:lang w:val="en-US"/>
        </w:rPr>
        <w:t>, laptop t</w:t>
      </w:r>
      <w:r w:rsidR="009A269B">
        <w:rPr>
          <w:rFonts w:ascii="Times New Roman" w:eastAsia="Times New Roman" w:hAnsi="Times New Roman" w:cs="Times New Roman"/>
          <w:sz w:val="24"/>
          <w:szCs w:val="24"/>
          <w:lang w:val="en-US"/>
        </w:rPr>
        <w:t>etap</w:t>
      </w:r>
      <w:r w:rsidRPr="3D308B97">
        <w:rPr>
          <w:rFonts w:ascii="Times New Roman" w:eastAsia="Times New Roman" w:hAnsi="Times New Roman" w:cs="Times New Roman"/>
          <w:sz w:val="24"/>
          <w:szCs w:val="24"/>
          <w:lang w:val="en-US"/>
        </w:rPr>
        <w:t xml:space="preserve"> menjadi sarana penting dalam men</w:t>
      </w:r>
      <w:r w:rsidR="00847081">
        <w:rPr>
          <w:rFonts w:ascii="Times New Roman" w:eastAsia="Times New Roman" w:hAnsi="Times New Roman" w:cs="Times New Roman"/>
          <w:sz w:val="24"/>
          <w:szCs w:val="24"/>
          <w:lang w:val="en-US"/>
        </w:rPr>
        <w:t>unjang</w:t>
      </w:r>
      <w:r w:rsidR="00404C7A">
        <w:rPr>
          <w:rFonts w:ascii="Times New Roman" w:eastAsia="Times New Roman" w:hAnsi="Times New Roman" w:cs="Times New Roman"/>
          <w:sz w:val="24"/>
          <w:szCs w:val="24"/>
          <w:lang w:val="en-US"/>
        </w:rPr>
        <w:t xml:space="preserve"> kebutuhan dan</w:t>
      </w:r>
      <w:r w:rsidRPr="3D308B97">
        <w:rPr>
          <w:rFonts w:ascii="Times New Roman" w:eastAsia="Times New Roman" w:hAnsi="Times New Roman" w:cs="Times New Roman"/>
          <w:sz w:val="24"/>
          <w:szCs w:val="24"/>
          <w:lang w:val="en-US"/>
        </w:rPr>
        <w:t xml:space="preserve"> kegiatan akademik mahasiswa. </w:t>
      </w:r>
    </w:p>
    <w:p w14:paraId="6B93BAB1" w14:textId="079A6A58" w:rsidR="00D03667" w:rsidRPr="00D03667" w:rsidRDefault="0068174E" w:rsidP="00D03667">
      <w:pPr>
        <w:spacing w:after="240" w:line="360" w:lineRule="auto"/>
        <w:ind w:firstLine="360"/>
        <w:jc w:val="both"/>
        <w:rPr>
          <w:rFonts w:ascii="Times New Roman" w:eastAsia="Times New Roman" w:hAnsi="Times New Roman" w:cs="Times New Roman"/>
          <w:sz w:val="24"/>
          <w:szCs w:val="24"/>
        </w:rPr>
      </w:pPr>
      <w:r w:rsidRPr="0068174E">
        <w:rPr>
          <w:rFonts w:ascii="Times New Roman" w:eastAsia="Times New Roman" w:hAnsi="Times New Roman" w:cs="Times New Roman"/>
          <w:sz w:val="24"/>
          <w:szCs w:val="24"/>
        </w:rPr>
        <w:t>Berdasarkan laporan terbaru yang dirilis oleh International Data Corporation (IDC) dan Statista, terdapat setidaknya enam merek yang mendominasi pasar laptop global. Lenovo menempati peringkat pertama dengan persentase pasar sekitar 25%, diikuti oleh HP pada peringkat kedua dengan persentase pasar sekitar 20%. Peringkat ketiga ditempati oleh Dell dengan persentase pasar yang berkisar antara 13% hingga 16%. Selanjutnya, Apple berada pada posisi keempat dengan persentase pasar antara 9% hingga 14%. Adapun Asus dan Acer bersaing ketat pada peringkat kelima dengan persentase pasar masing-masing sekitar 7%</w:t>
      </w:r>
      <w:sdt>
        <w:sdtPr>
          <w:rPr>
            <w:rFonts w:ascii="Times New Roman" w:eastAsia="Times New Roman" w:hAnsi="Times New Roman" w:cs="Times New Roman"/>
            <w:sz w:val="24"/>
            <w:szCs w:val="24"/>
          </w:rPr>
          <w:id w:val="-1465426138"/>
          <w:citation/>
        </w:sdtPr>
        <w:sdtContent>
          <w:r w:rsidR="00212309">
            <w:rPr>
              <w:rFonts w:ascii="Times New Roman" w:eastAsia="Times New Roman" w:hAnsi="Times New Roman" w:cs="Times New Roman"/>
              <w:sz w:val="24"/>
              <w:szCs w:val="24"/>
            </w:rPr>
            <w:fldChar w:fldCharType="begin"/>
          </w:r>
          <w:r w:rsidR="00212309">
            <w:rPr>
              <w:rFonts w:ascii="Times New Roman" w:eastAsia="Times New Roman" w:hAnsi="Times New Roman" w:cs="Times New Roman"/>
              <w:sz w:val="24"/>
              <w:szCs w:val="24"/>
              <w:lang w:val="en-US"/>
            </w:rPr>
            <w:instrText xml:space="preserve"> CITATION Rei25 \l 1033 </w:instrText>
          </w:r>
          <w:r w:rsidR="00212309">
            <w:rPr>
              <w:rFonts w:ascii="Times New Roman" w:eastAsia="Times New Roman" w:hAnsi="Times New Roman" w:cs="Times New Roman"/>
              <w:sz w:val="24"/>
              <w:szCs w:val="24"/>
            </w:rPr>
            <w:fldChar w:fldCharType="separate"/>
          </w:r>
          <w:r w:rsidR="00212309">
            <w:rPr>
              <w:rFonts w:ascii="Times New Roman" w:eastAsia="Times New Roman" w:hAnsi="Times New Roman" w:cs="Times New Roman"/>
              <w:noProof/>
              <w:sz w:val="24"/>
              <w:szCs w:val="24"/>
              <w:lang w:val="en-US"/>
            </w:rPr>
            <w:t xml:space="preserve"> </w:t>
          </w:r>
          <w:r w:rsidR="00212309" w:rsidRPr="00212309">
            <w:rPr>
              <w:rFonts w:ascii="Times New Roman" w:eastAsia="Times New Roman" w:hAnsi="Times New Roman" w:cs="Times New Roman"/>
              <w:noProof/>
              <w:sz w:val="24"/>
              <w:szCs w:val="24"/>
              <w:lang w:val="en-US"/>
            </w:rPr>
            <w:t>[2]</w:t>
          </w:r>
          <w:r w:rsidR="00212309">
            <w:rPr>
              <w:rFonts w:ascii="Times New Roman" w:eastAsia="Times New Roman" w:hAnsi="Times New Roman" w:cs="Times New Roman"/>
              <w:sz w:val="24"/>
              <w:szCs w:val="24"/>
            </w:rPr>
            <w:fldChar w:fldCharType="end"/>
          </w:r>
        </w:sdtContent>
      </w:sdt>
      <w:r w:rsidRPr="0068174E">
        <w:rPr>
          <w:rFonts w:ascii="Times New Roman" w:eastAsia="Times New Roman" w:hAnsi="Times New Roman" w:cs="Times New Roman"/>
          <w:sz w:val="24"/>
          <w:szCs w:val="24"/>
        </w:rPr>
        <w:t>.</w:t>
      </w:r>
      <w:r w:rsidR="00D03667">
        <w:rPr>
          <w:rFonts w:ascii="Times New Roman" w:eastAsia="Times New Roman" w:hAnsi="Times New Roman" w:cs="Times New Roman"/>
          <w:sz w:val="24"/>
          <w:szCs w:val="24"/>
        </w:rPr>
        <w:t xml:space="preserve"> </w:t>
      </w:r>
      <w:r w:rsidR="00D03667" w:rsidRPr="004114B9">
        <w:rPr>
          <w:rFonts w:ascii="Times New Roman" w:eastAsia="Times New Roman" w:hAnsi="Times New Roman" w:cs="Times New Roman"/>
          <w:sz w:val="24"/>
          <w:szCs w:val="24"/>
          <w:lang w:val="en-US"/>
        </w:rPr>
        <w:t>Di sisi lain, struktur pasar laptop terus mengalami dinamika. Selain dominasi merek-merek global, sejak tahun 2023 muncul merek-merek laptop lokal seperti Advan, Axioo, dan Zyrex yang mulai menunjukkan daya saing dengan menawarkan spesifikasi relatif tinggi pada rentang harga yang kompetitif</w:t>
      </w:r>
      <w:r w:rsidR="00D57F0D">
        <w:rPr>
          <w:rFonts w:ascii="Times New Roman" w:eastAsia="Times New Roman" w:hAnsi="Times New Roman" w:cs="Times New Roman"/>
          <w:sz w:val="24"/>
          <w:szCs w:val="24"/>
          <w:lang w:val="en-US"/>
        </w:rPr>
        <w:t xml:space="preserve"> </w:t>
      </w:r>
      <w:r w:rsidR="00D03667" w:rsidRPr="004114B9">
        <w:rPr>
          <w:rFonts w:ascii="Times New Roman" w:eastAsia="Times New Roman" w:hAnsi="Times New Roman" w:cs="Times New Roman"/>
          <w:sz w:val="24"/>
          <w:szCs w:val="24"/>
          <w:lang w:val="en-US"/>
        </w:rPr>
        <w:t>. Kondisi ini berpotensi memengaruhi preferensi konsumen, termasuk mahasiswa, dalam memilih merek laptop. Namun demikian, preferensi merek yang dimiliki mahasiswa tidak bersifat statis dan dapat mengalami perubahan seiring dengan pengalaman penggunaan, perkembangan kebutuhan akademik, serta informasi pasar yang diterima.</w:t>
      </w:r>
    </w:p>
    <w:p w14:paraId="6E6EEA73" w14:textId="0D8D3189" w:rsidR="007408BD" w:rsidRPr="00E32ECB" w:rsidRDefault="004114B9" w:rsidP="00E32ECB">
      <w:pPr>
        <w:spacing w:after="240" w:line="360" w:lineRule="auto"/>
        <w:ind w:firstLine="720"/>
        <w:jc w:val="both"/>
        <w:rPr>
          <w:rFonts w:ascii="Times New Roman" w:eastAsia="Times New Roman" w:hAnsi="Times New Roman" w:cs="Times New Roman"/>
          <w:sz w:val="24"/>
          <w:szCs w:val="24"/>
          <w:lang w:val="en-US"/>
        </w:rPr>
      </w:pPr>
      <w:r w:rsidRPr="004114B9">
        <w:rPr>
          <w:rFonts w:ascii="Times New Roman" w:eastAsia="Times New Roman" w:hAnsi="Times New Roman" w:cs="Times New Roman"/>
          <w:sz w:val="24"/>
          <w:szCs w:val="24"/>
          <w:lang w:val="en-US"/>
        </w:rPr>
        <w:t>Institut Teknologi Sumatera</w:t>
      </w:r>
      <w:r>
        <w:rPr>
          <w:rFonts w:ascii="Times New Roman" w:eastAsia="Times New Roman" w:hAnsi="Times New Roman" w:cs="Times New Roman"/>
          <w:sz w:val="24"/>
          <w:szCs w:val="24"/>
          <w:lang w:val="en-US"/>
        </w:rPr>
        <w:t xml:space="preserve"> (ITERA)</w:t>
      </w:r>
      <w:r w:rsidRPr="004114B9">
        <w:rPr>
          <w:rFonts w:ascii="Times New Roman" w:eastAsia="Times New Roman" w:hAnsi="Times New Roman" w:cs="Times New Roman"/>
          <w:sz w:val="24"/>
          <w:szCs w:val="24"/>
          <w:lang w:val="en-US"/>
        </w:rPr>
        <w:t xml:space="preserve"> pada tahun 2025 tercatat</w:t>
      </w:r>
      <w:r w:rsidR="00387F06">
        <w:rPr>
          <w:rFonts w:ascii="Times New Roman" w:eastAsia="Times New Roman" w:hAnsi="Times New Roman" w:cs="Times New Roman"/>
          <w:sz w:val="24"/>
          <w:szCs w:val="24"/>
          <w:lang w:val="en-US"/>
        </w:rPr>
        <w:t xml:space="preserve"> memiliki</w:t>
      </w:r>
      <w:r w:rsidRPr="004114B9">
        <w:rPr>
          <w:rFonts w:ascii="Times New Roman" w:eastAsia="Times New Roman" w:hAnsi="Times New Roman" w:cs="Times New Roman"/>
          <w:sz w:val="24"/>
          <w:szCs w:val="24"/>
          <w:lang w:val="en-US"/>
        </w:rPr>
        <w:t xml:space="preserve"> 23.984 mahasiswa aktif yang </w:t>
      </w:r>
      <w:r w:rsidR="00EE1578">
        <w:rPr>
          <w:rFonts w:ascii="Times New Roman" w:eastAsia="Times New Roman" w:hAnsi="Times New Roman" w:cs="Times New Roman"/>
          <w:sz w:val="24"/>
          <w:szCs w:val="24"/>
          <w:lang w:val="en-US"/>
        </w:rPr>
        <w:t>merupakan</w:t>
      </w:r>
      <w:r w:rsidRPr="004114B9">
        <w:rPr>
          <w:rFonts w:ascii="Times New Roman" w:eastAsia="Times New Roman" w:hAnsi="Times New Roman" w:cs="Times New Roman"/>
          <w:sz w:val="24"/>
          <w:szCs w:val="24"/>
          <w:lang w:val="en-US"/>
        </w:rPr>
        <w:t xml:space="preserve"> </w:t>
      </w:r>
      <w:r w:rsidR="00EE1578">
        <w:rPr>
          <w:rFonts w:ascii="Times New Roman" w:eastAsia="Times New Roman" w:hAnsi="Times New Roman" w:cs="Times New Roman"/>
          <w:sz w:val="24"/>
          <w:szCs w:val="24"/>
          <w:lang w:val="en-US"/>
        </w:rPr>
        <w:t xml:space="preserve">perguruan tinggi dengan </w:t>
      </w:r>
      <w:r w:rsidRPr="004114B9">
        <w:rPr>
          <w:rFonts w:ascii="Times New Roman" w:eastAsia="Times New Roman" w:hAnsi="Times New Roman" w:cs="Times New Roman"/>
          <w:sz w:val="24"/>
          <w:szCs w:val="24"/>
          <w:lang w:val="en-US"/>
        </w:rPr>
        <w:t xml:space="preserve">disiplin ilmu </w:t>
      </w:r>
      <w:r w:rsidRPr="004114B9">
        <w:rPr>
          <w:rFonts w:ascii="Times New Roman" w:eastAsia="Times New Roman" w:hAnsi="Times New Roman" w:cs="Times New Roman"/>
          <w:i/>
          <w:iCs/>
          <w:sz w:val="24"/>
          <w:szCs w:val="24"/>
          <w:lang w:val="en-US"/>
        </w:rPr>
        <w:t>Science, Technology, Engineering, and Mathematics</w:t>
      </w:r>
      <w:r w:rsidRPr="004114B9">
        <w:rPr>
          <w:rFonts w:ascii="Times New Roman" w:eastAsia="Times New Roman" w:hAnsi="Times New Roman" w:cs="Times New Roman"/>
          <w:sz w:val="24"/>
          <w:szCs w:val="24"/>
          <w:lang w:val="en-US"/>
        </w:rPr>
        <w:t xml:space="preserve"> (STEM)</w:t>
      </w:r>
      <w:r w:rsidR="009F7424">
        <w:rPr>
          <w:rFonts w:ascii="Times New Roman" w:eastAsia="Times New Roman" w:hAnsi="Times New Roman" w:cs="Times New Roman"/>
          <w:sz w:val="24"/>
          <w:szCs w:val="24"/>
          <w:lang w:val="en-US"/>
        </w:rPr>
        <w:t xml:space="preserve"> []</w:t>
      </w:r>
      <w:r w:rsidRPr="004114B9">
        <w:rPr>
          <w:rFonts w:ascii="Times New Roman" w:eastAsia="Times New Roman" w:hAnsi="Times New Roman" w:cs="Times New Roman"/>
          <w:sz w:val="24"/>
          <w:szCs w:val="24"/>
          <w:lang w:val="en-US"/>
        </w:rPr>
        <w:t xml:space="preserve">. Dalam konteks tersebut, mahasiswa dituntut untuk menggunakan laptop yang mampu mendukung kebutuhan akademik berbasis teknologi. Pada Program Studi Sains Data misalnya, kegiatan pembelajaran dan praktikum melibatkan penggunaan perangkat lunak dengan bahasa pemrograman seperti Python, R, dan SQL, yang </w:t>
      </w:r>
      <w:r w:rsidR="002722ED">
        <w:rPr>
          <w:rFonts w:ascii="Times New Roman" w:eastAsia="Times New Roman" w:hAnsi="Times New Roman" w:cs="Times New Roman"/>
          <w:sz w:val="24"/>
          <w:szCs w:val="24"/>
          <w:lang w:val="en-US"/>
        </w:rPr>
        <w:t xml:space="preserve">dimana </w:t>
      </w:r>
      <w:r w:rsidRPr="004114B9">
        <w:rPr>
          <w:rFonts w:ascii="Times New Roman" w:eastAsia="Times New Roman" w:hAnsi="Times New Roman" w:cs="Times New Roman"/>
          <w:sz w:val="24"/>
          <w:szCs w:val="24"/>
          <w:lang w:val="en-US"/>
        </w:rPr>
        <w:t>memerlukan kemampuan komputasi memadai. Oleh karena itu, pemilihan laptop</w:t>
      </w:r>
      <w:r w:rsidR="00D03667">
        <w:rPr>
          <w:rFonts w:ascii="Times New Roman" w:eastAsia="Times New Roman" w:hAnsi="Times New Roman" w:cs="Times New Roman"/>
          <w:sz w:val="24"/>
          <w:szCs w:val="24"/>
          <w:lang w:val="en-US"/>
        </w:rPr>
        <w:t xml:space="preserve"> </w:t>
      </w:r>
      <w:r w:rsidRPr="004114B9">
        <w:rPr>
          <w:rFonts w:ascii="Times New Roman" w:eastAsia="Times New Roman" w:hAnsi="Times New Roman" w:cs="Times New Roman"/>
          <w:sz w:val="24"/>
          <w:szCs w:val="24"/>
          <w:lang w:val="en-US"/>
        </w:rPr>
        <w:t>baik dari sisi merek maupun spesifikasi</w:t>
      </w:r>
      <w:r w:rsidR="00D03667">
        <w:rPr>
          <w:rFonts w:ascii="Times New Roman" w:eastAsia="Times New Roman" w:hAnsi="Times New Roman" w:cs="Times New Roman"/>
          <w:sz w:val="24"/>
          <w:szCs w:val="24"/>
          <w:lang w:val="en-US"/>
        </w:rPr>
        <w:t xml:space="preserve"> </w:t>
      </w:r>
      <w:r w:rsidRPr="004114B9">
        <w:rPr>
          <w:rFonts w:ascii="Times New Roman" w:eastAsia="Times New Roman" w:hAnsi="Times New Roman" w:cs="Times New Roman"/>
          <w:sz w:val="24"/>
          <w:szCs w:val="24"/>
          <w:lang w:val="en-US"/>
        </w:rPr>
        <w:t>menjadi keputusan penting bagi mahasiswa.</w:t>
      </w:r>
      <w:r w:rsidR="00E32ECB">
        <w:rPr>
          <w:rFonts w:ascii="Times New Roman" w:eastAsia="Times New Roman" w:hAnsi="Times New Roman" w:cs="Times New Roman"/>
          <w:sz w:val="24"/>
          <w:szCs w:val="24"/>
          <w:lang w:val="en-US"/>
        </w:rPr>
        <w:t xml:space="preserve"> </w:t>
      </w:r>
      <w:r w:rsidRPr="004114B9">
        <w:rPr>
          <w:rFonts w:ascii="Times New Roman" w:eastAsia="Times New Roman" w:hAnsi="Times New Roman" w:cs="Times New Roman"/>
          <w:sz w:val="24"/>
          <w:szCs w:val="24"/>
          <w:lang w:val="en-US"/>
        </w:rPr>
        <w:t>Berdasarkan kondisi tersebut, diperlukan suatu pendekatan analitis yang mampu memodelkan perubahan atau perpindahan preferensi merek laptop dari waktu ke waktu</w:t>
      </w:r>
      <w:r w:rsidR="00297977">
        <w:rPr>
          <w:rFonts w:ascii="Times New Roman" w:eastAsia="Times New Roman" w:hAnsi="Times New Roman" w:cs="Times New Roman"/>
          <w:sz w:val="24"/>
          <w:szCs w:val="24"/>
          <w:lang w:val="en-US"/>
        </w:rPr>
        <w:t xml:space="preserve">. </w:t>
      </w:r>
      <w:r w:rsidRPr="004114B9">
        <w:rPr>
          <w:rFonts w:ascii="Times New Roman" w:eastAsia="Times New Roman" w:hAnsi="Times New Roman" w:cs="Times New Roman"/>
          <w:sz w:val="24"/>
          <w:szCs w:val="24"/>
          <w:lang w:val="en-US"/>
        </w:rPr>
        <w:t xml:space="preserve">Oleh karena itu, penelitian ini bertujuan untuk memodelkan transisi preferensi merek laptop pada mahasiswa Program Studi Sains Data </w:t>
      </w:r>
      <w:r w:rsidR="00E32ECB">
        <w:rPr>
          <w:rFonts w:ascii="Times New Roman" w:eastAsia="Times New Roman" w:hAnsi="Times New Roman" w:cs="Times New Roman"/>
          <w:sz w:val="24"/>
          <w:szCs w:val="24"/>
          <w:lang w:val="en-US"/>
        </w:rPr>
        <w:t>ITERA</w:t>
      </w:r>
      <w:r w:rsidRPr="004114B9">
        <w:rPr>
          <w:rFonts w:ascii="Times New Roman" w:eastAsia="Times New Roman" w:hAnsi="Times New Roman" w:cs="Times New Roman"/>
          <w:sz w:val="24"/>
          <w:szCs w:val="24"/>
          <w:lang w:val="en-US"/>
        </w:rPr>
        <w:t xml:space="preserve"> menggunakan pendekatan Rantai Markov</w:t>
      </w:r>
      <w:r w:rsidR="00BE4A3E">
        <w:rPr>
          <w:rFonts w:ascii="Times New Roman" w:eastAsia="Times New Roman" w:hAnsi="Times New Roman" w:cs="Times New Roman"/>
          <w:sz w:val="24"/>
          <w:szCs w:val="24"/>
          <w:lang w:val="en-US"/>
        </w:rPr>
        <w:t>.</w:t>
      </w:r>
      <w:r w:rsidRPr="004114B9">
        <w:rPr>
          <w:rFonts w:ascii="Times New Roman" w:eastAsia="Times New Roman" w:hAnsi="Times New Roman" w:cs="Times New Roman"/>
          <w:sz w:val="24"/>
          <w:szCs w:val="24"/>
          <w:lang w:val="en-US"/>
        </w:rPr>
        <w:t xml:space="preserve"> </w:t>
      </w:r>
      <w:r w:rsidR="00BE4A3E">
        <w:rPr>
          <w:rFonts w:ascii="Times New Roman" w:eastAsia="Times New Roman" w:hAnsi="Times New Roman" w:cs="Times New Roman"/>
          <w:sz w:val="24"/>
          <w:szCs w:val="24"/>
          <w:lang w:val="en-US"/>
        </w:rPr>
        <w:t>S</w:t>
      </w:r>
      <w:r w:rsidRPr="004114B9">
        <w:rPr>
          <w:rFonts w:ascii="Times New Roman" w:eastAsia="Times New Roman" w:hAnsi="Times New Roman" w:cs="Times New Roman"/>
          <w:sz w:val="24"/>
          <w:szCs w:val="24"/>
          <w:lang w:val="en-US"/>
        </w:rPr>
        <w:t>ehingga dapat memberikan gambaran mengenai pola preferensi yang terbentuk serta kecenderungan pergeseran merek yang terjadi.</w:t>
      </w:r>
    </w:p>
    <w:p w14:paraId="30253F08" w14:textId="77777777" w:rsidR="007408BD" w:rsidRPr="005E1DDF" w:rsidRDefault="00666E52" w:rsidP="00E32ECB">
      <w:pPr>
        <w:pStyle w:val="Judul2"/>
        <w:spacing w:before="0" w:after="200"/>
        <w:rPr>
          <w:rFonts w:ascii="Times New Roman" w:eastAsia="Times New Roman" w:hAnsi="Times New Roman" w:cs="Times New Roman"/>
          <w:b/>
          <w:bCs/>
          <w:sz w:val="24"/>
          <w:szCs w:val="24"/>
          <w:lang w:val="sv-SE"/>
        </w:rPr>
      </w:pPr>
      <w:bookmarkStart w:id="12" w:name="_2l39wjc5tozx" w:colFirst="0" w:colLast="0"/>
      <w:bookmarkStart w:id="13" w:name="_Toc215078162"/>
      <w:bookmarkStart w:id="14" w:name="_Toc215092559"/>
      <w:bookmarkEnd w:id="12"/>
      <w:r w:rsidRPr="005E1DDF">
        <w:rPr>
          <w:rFonts w:ascii="Times New Roman" w:eastAsia="Times New Roman" w:hAnsi="Times New Roman" w:cs="Times New Roman"/>
          <w:b/>
          <w:bCs/>
          <w:sz w:val="24"/>
          <w:szCs w:val="24"/>
          <w:lang w:val="sv-SE"/>
        </w:rPr>
        <w:t>1.2 R</w:t>
      </w:r>
      <w:r w:rsidR="00E32ECB">
        <w:rPr>
          <w:rFonts w:ascii="Times New Roman" w:eastAsia="Times New Roman" w:hAnsi="Times New Roman" w:cs="Times New Roman"/>
          <w:b/>
          <w:bCs/>
          <w:sz w:val="24"/>
          <w:szCs w:val="24"/>
          <w:lang w:val="sv-SE"/>
        </w:rPr>
        <w:t>u</w:t>
      </w:r>
      <w:r w:rsidRPr="005E1DDF">
        <w:rPr>
          <w:rFonts w:ascii="Times New Roman" w:eastAsia="Times New Roman" w:hAnsi="Times New Roman" w:cs="Times New Roman"/>
          <w:b/>
          <w:bCs/>
          <w:sz w:val="24"/>
          <w:szCs w:val="24"/>
          <w:lang w:val="sv-SE"/>
        </w:rPr>
        <w:t>musan Masalah</w:t>
      </w:r>
      <w:bookmarkEnd w:id="13"/>
      <w:bookmarkEnd w:id="14"/>
    </w:p>
    <w:p w14:paraId="1FEFD61F" w14:textId="77777777" w:rsidR="007408BD" w:rsidRPr="005E1DDF" w:rsidRDefault="00666E52">
      <w:p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Berdasarkan latar belakang yang telah dijelaskan sebelumnya, berikut rumusan masalah pada penelitian ini:</w:t>
      </w:r>
    </w:p>
    <w:p w14:paraId="4EF6304A" w14:textId="77777777" w:rsidR="007408BD" w:rsidRDefault="00666E52">
      <w:pPr>
        <w:numPr>
          <w:ilvl w:val="0"/>
          <w:numId w:val="9"/>
        </w:numPr>
        <w:spacing w:line="360" w:lineRule="auto"/>
        <w:jc w:val="both"/>
        <w:rPr>
          <w:rFonts w:ascii="Times New Roman" w:eastAsia="Times New Roman" w:hAnsi="Times New Roman" w:cs="Times New Roman"/>
          <w:sz w:val="24"/>
          <w:szCs w:val="24"/>
          <w:lang w:val="en-US"/>
        </w:rPr>
      </w:pPr>
      <w:r w:rsidRPr="3D308B97">
        <w:rPr>
          <w:rFonts w:ascii="Times New Roman" w:eastAsia="Times New Roman" w:hAnsi="Times New Roman" w:cs="Times New Roman"/>
          <w:sz w:val="24"/>
          <w:szCs w:val="24"/>
          <w:lang w:val="en-US"/>
        </w:rPr>
        <w:t>Bagaimana gambaran umum preferensi awal dan perpindahan merek laptop mahasiswa Sains Data ITERA berdasarkan data hasil survei?</w:t>
      </w:r>
    </w:p>
    <w:p w14:paraId="55A7563B" w14:textId="77777777" w:rsidR="007408BD" w:rsidRDefault="00666E52">
      <w:pPr>
        <w:numPr>
          <w:ilvl w:val="0"/>
          <w:numId w:val="9"/>
        </w:numPr>
        <w:spacing w:line="360" w:lineRule="auto"/>
        <w:jc w:val="both"/>
        <w:rPr>
          <w:rFonts w:ascii="Times New Roman" w:eastAsia="Times New Roman" w:hAnsi="Times New Roman" w:cs="Times New Roman"/>
          <w:sz w:val="24"/>
          <w:szCs w:val="24"/>
          <w:lang w:val="en-US"/>
        </w:rPr>
      </w:pPr>
      <w:r w:rsidRPr="3D308B97">
        <w:rPr>
          <w:rFonts w:ascii="Times New Roman" w:eastAsia="Times New Roman" w:hAnsi="Times New Roman" w:cs="Times New Roman"/>
          <w:sz w:val="24"/>
          <w:szCs w:val="24"/>
          <w:lang w:val="en-US"/>
        </w:rPr>
        <w:t>Bagaimana membentuk model rantai Markov yang terdiri dari ruang keadaan, matriks transisi, serta diagram transisi untuk merepresentasikan pola perpindahan merek laptop mahasiswa?</w:t>
      </w:r>
    </w:p>
    <w:p w14:paraId="0FA3FCFD" w14:textId="77777777" w:rsidR="007408BD" w:rsidRPr="005E1DDF" w:rsidRDefault="00666E52">
      <w:pPr>
        <w:numPr>
          <w:ilvl w:val="0"/>
          <w:numId w:val="9"/>
        </w:num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Bagaimana probabilitas perpindahan jangka pendek dan jangka panjang menggambarkan kecenderungan preferensi merek laptop mahasiswa pada masa mendatang?</w:t>
      </w:r>
    </w:p>
    <w:p w14:paraId="212D2A70" w14:textId="77777777" w:rsidR="007408BD" w:rsidRPr="005E1DDF" w:rsidRDefault="00666E52">
      <w:pPr>
        <w:pStyle w:val="Judul2"/>
        <w:spacing w:before="200" w:after="200"/>
        <w:rPr>
          <w:rFonts w:ascii="Times New Roman" w:eastAsia="Times New Roman" w:hAnsi="Times New Roman" w:cs="Times New Roman"/>
          <w:b/>
          <w:bCs/>
          <w:sz w:val="24"/>
          <w:szCs w:val="24"/>
          <w:lang w:val="sv-SE"/>
        </w:rPr>
      </w:pPr>
      <w:bookmarkStart w:id="15" w:name="_c9cjbrpp6vsq" w:colFirst="0" w:colLast="0"/>
      <w:bookmarkStart w:id="16" w:name="_Toc215078163"/>
      <w:bookmarkStart w:id="17" w:name="_Toc215092560"/>
      <w:bookmarkEnd w:id="15"/>
      <w:r w:rsidRPr="005E1DDF">
        <w:rPr>
          <w:rFonts w:ascii="Times New Roman" w:eastAsia="Times New Roman" w:hAnsi="Times New Roman" w:cs="Times New Roman"/>
          <w:b/>
          <w:bCs/>
          <w:sz w:val="24"/>
          <w:szCs w:val="24"/>
          <w:lang w:val="sv-SE"/>
        </w:rPr>
        <w:t>1.3 Tujuan Penelitian</w:t>
      </w:r>
      <w:bookmarkEnd w:id="16"/>
      <w:bookmarkEnd w:id="17"/>
    </w:p>
    <w:p w14:paraId="5CC1CAD3" w14:textId="77777777" w:rsidR="007408BD" w:rsidRPr="005E1DDF" w:rsidRDefault="00666E52">
      <w:p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Tujuan dari penelitian ini berdasarkan rumusan masalah yang ada sebagai berikut:</w:t>
      </w:r>
    </w:p>
    <w:p w14:paraId="118EED14" w14:textId="77777777" w:rsidR="007408BD" w:rsidRPr="005E1DDF" w:rsidRDefault="00666E52">
      <w:pPr>
        <w:numPr>
          <w:ilvl w:val="0"/>
          <w:numId w:val="11"/>
        </w:num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Menggambarkan secara deskriptif pola penggunaan awal dan perubahan merek laptop mahasiswa berdasarkan hasil survei.</w:t>
      </w:r>
    </w:p>
    <w:p w14:paraId="3329C560" w14:textId="77777777" w:rsidR="007408BD" w:rsidRPr="005E1DDF" w:rsidRDefault="00666E52">
      <w:pPr>
        <w:numPr>
          <w:ilvl w:val="0"/>
          <w:numId w:val="11"/>
        </w:num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Membangun model rantai Markov berupa ruang keadaan, matriks transisi, dan diagram transisi untuk memetakan pola perpindahan antar merek laptop.</w:t>
      </w:r>
    </w:p>
    <w:p w14:paraId="6485B4B0" w14:textId="77777777" w:rsidR="007408BD" w:rsidRPr="005E1DDF" w:rsidRDefault="00666E52">
      <w:pPr>
        <w:numPr>
          <w:ilvl w:val="0"/>
          <w:numId w:val="11"/>
        </w:num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Menganalisis perkembangan probabilitas perpindahan dari waktu ke waktu serta menentukan distribusi </w:t>
      </w:r>
      <w:r w:rsidRPr="005E1DDF">
        <w:rPr>
          <w:rFonts w:ascii="Times New Roman" w:eastAsia="Times New Roman" w:hAnsi="Times New Roman" w:cs="Times New Roman"/>
          <w:i/>
          <w:iCs/>
          <w:sz w:val="24"/>
          <w:szCs w:val="24"/>
          <w:lang w:val="sv-SE"/>
        </w:rPr>
        <w:t>steady-state</w:t>
      </w:r>
      <w:r w:rsidRPr="005E1DDF">
        <w:rPr>
          <w:rFonts w:ascii="Times New Roman" w:eastAsia="Times New Roman" w:hAnsi="Times New Roman" w:cs="Times New Roman"/>
          <w:sz w:val="24"/>
          <w:szCs w:val="24"/>
          <w:lang w:val="sv-SE"/>
        </w:rPr>
        <w:t xml:space="preserve"> untuk mengetahui kecenderungan preferensi laptop jangka panjang mahasiswa.</w:t>
      </w:r>
    </w:p>
    <w:p w14:paraId="7871A258" w14:textId="77777777" w:rsidR="007408BD" w:rsidRPr="005E1DDF" w:rsidRDefault="00666E52">
      <w:pPr>
        <w:pStyle w:val="Judul2"/>
        <w:spacing w:before="200" w:after="200"/>
        <w:rPr>
          <w:rFonts w:ascii="Times New Roman" w:eastAsia="Times New Roman" w:hAnsi="Times New Roman" w:cs="Times New Roman"/>
          <w:b/>
          <w:bCs/>
          <w:sz w:val="24"/>
          <w:szCs w:val="24"/>
          <w:lang w:val="sv-SE"/>
        </w:rPr>
      </w:pPr>
      <w:bookmarkStart w:id="18" w:name="_djqd6yon7ico" w:colFirst="0" w:colLast="0"/>
      <w:bookmarkStart w:id="19" w:name="_Toc215078164"/>
      <w:bookmarkStart w:id="20" w:name="_Toc215092561"/>
      <w:bookmarkEnd w:id="18"/>
      <w:r w:rsidRPr="005E1DDF">
        <w:rPr>
          <w:rFonts w:ascii="Times New Roman" w:eastAsia="Times New Roman" w:hAnsi="Times New Roman" w:cs="Times New Roman"/>
          <w:b/>
          <w:bCs/>
          <w:sz w:val="24"/>
          <w:szCs w:val="24"/>
          <w:lang w:val="sv-SE"/>
        </w:rPr>
        <w:t>1.4 Batasan Masalah</w:t>
      </w:r>
      <w:bookmarkEnd w:id="19"/>
      <w:bookmarkEnd w:id="20"/>
    </w:p>
    <w:p w14:paraId="3A6E0514" w14:textId="77777777" w:rsidR="007408BD" w:rsidRPr="005E1DDF" w:rsidRDefault="00666E52">
      <w:pPr>
        <w:spacing w:line="360" w:lineRule="auto"/>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Untuk mengatasi masalah yang ada, maka penulis membatasi permasalahan sebagai berikut:</w:t>
      </w:r>
    </w:p>
    <w:p w14:paraId="29C59487" w14:textId="77777777" w:rsidR="007408BD" w:rsidRPr="005E1DDF" w:rsidRDefault="00666E52">
      <w:pPr>
        <w:numPr>
          <w:ilvl w:val="0"/>
          <w:numId w:val="12"/>
        </w:num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Data yang digunakan hanya berasal dari survei mahasiswa Program Studi Sains Data ITERA, sehingga hasil tidak digeneralisasi untuk populasi di luar kelompok tersebut.</w:t>
      </w:r>
    </w:p>
    <w:p w14:paraId="1BDFC4BB" w14:textId="77777777" w:rsidR="007408BD" w:rsidRPr="005E1DDF" w:rsidRDefault="00666E52">
      <w:pPr>
        <w:numPr>
          <w:ilvl w:val="0"/>
          <w:numId w:val="12"/>
        </w:num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Model yang digunakan terbatas pada Rantai Markov orde pertama, sehingga perpindahan state hanya dipengaruhi oleh kondisi pada langkah sebelumnya dan tidak mempertimbangkan faktor lain.</w:t>
      </w:r>
    </w:p>
    <w:p w14:paraId="728AEA8F" w14:textId="77777777" w:rsidR="007408BD" w:rsidRPr="005E1DDF" w:rsidRDefault="00666E52">
      <w:pPr>
        <w:numPr>
          <w:ilvl w:val="0"/>
          <w:numId w:val="12"/>
        </w:numPr>
        <w:spacing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Analisis hanya difokuskan pada sembilan merek laptop yang muncul dalam survei, dan tidak memasukkan merek lain yang tidak disinggung oleh responden.</w:t>
      </w:r>
    </w:p>
    <w:p w14:paraId="56556BBB" w14:textId="77777777" w:rsidR="007408BD" w:rsidRDefault="007408BD">
      <w:pPr>
        <w:rPr>
          <w:rFonts w:ascii="Times New Roman" w:eastAsia="Times New Roman" w:hAnsi="Times New Roman" w:cs="Times New Roman"/>
          <w:lang w:val="sv-SE"/>
        </w:rPr>
      </w:pPr>
    </w:p>
    <w:p w14:paraId="4053D59B" w14:textId="77777777" w:rsidR="00E32ECB" w:rsidRDefault="00E32ECB">
      <w:pPr>
        <w:rPr>
          <w:rFonts w:ascii="Times New Roman" w:eastAsia="Times New Roman" w:hAnsi="Times New Roman" w:cs="Times New Roman"/>
          <w:lang w:val="sv-SE"/>
        </w:rPr>
      </w:pPr>
    </w:p>
    <w:p w14:paraId="23C8BE03" w14:textId="77777777" w:rsidR="00E32ECB" w:rsidRDefault="00E32ECB">
      <w:pPr>
        <w:rPr>
          <w:rFonts w:ascii="Times New Roman" w:eastAsia="Times New Roman" w:hAnsi="Times New Roman" w:cs="Times New Roman"/>
          <w:lang w:val="sv-SE"/>
        </w:rPr>
      </w:pPr>
    </w:p>
    <w:p w14:paraId="3FF4DF5F" w14:textId="77777777" w:rsidR="00E32ECB" w:rsidRDefault="00E32ECB">
      <w:pPr>
        <w:rPr>
          <w:rFonts w:ascii="Times New Roman" w:eastAsia="Times New Roman" w:hAnsi="Times New Roman" w:cs="Times New Roman"/>
          <w:lang w:val="sv-SE"/>
        </w:rPr>
      </w:pPr>
    </w:p>
    <w:p w14:paraId="74784FA8" w14:textId="77777777" w:rsidR="00E32ECB" w:rsidRDefault="00E32ECB">
      <w:pPr>
        <w:rPr>
          <w:rFonts w:ascii="Times New Roman" w:eastAsia="Times New Roman" w:hAnsi="Times New Roman" w:cs="Times New Roman"/>
          <w:lang w:val="sv-SE"/>
        </w:rPr>
      </w:pPr>
    </w:p>
    <w:p w14:paraId="240A1E52" w14:textId="77777777" w:rsidR="00E32ECB" w:rsidRDefault="00E32ECB">
      <w:pPr>
        <w:rPr>
          <w:rFonts w:ascii="Times New Roman" w:eastAsia="Times New Roman" w:hAnsi="Times New Roman" w:cs="Times New Roman"/>
          <w:lang w:val="sv-SE"/>
        </w:rPr>
      </w:pPr>
    </w:p>
    <w:p w14:paraId="6B1164C3" w14:textId="77777777" w:rsidR="00E32ECB" w:rsidRDefault="00E32ECB">
      <w:pPr>
        <w:rPr>
          <w:rFonts w:ascii="Times New Roman" w:eastAsia="Times New Roman" w:hAnsi="Times New Roman" w:cs="Times New Roman"/>
          <w:lang w:val="sv-SE"/>
        </w:rPr>
      </w:pPr>
    </w:p>
    <w:p w14:paraId="3AB5687B" w14:textId="77777777" w:rsidR="00E32ECB" w:rsidRDefault="00E32ECB">
      <w:pPr>
        <w:rPr>
          <w:rFonts w:ascii="Times New Roman" w:eastAsia="Times New Roman" w:hAnsi="Times New Roman" w:cs="Times New Roman"/>
          <w:lang w:val="sv-SE"/>
        </w:rPr>
      </w:pPr>
    </w:p>
    <w:p w14:paraId="79AE8002" w14:textId="77777777" w:rsidR="00E32ECB" w:rsidRDefault="00E32ECB">
      <w:pPr>
        <w:rPr>
          <w:rFonts w:ascii="Times New Roman" w:eastAsia="Times New Roman" w:hAnsi="Times New Roman" w:cs="Times New Roman"/>
          <w:lang w:val="sv-SE"/>
        </w:rPr>
      </w:pPr>
    </w:p>
    <w:p w14:paraId="3FBD0AA0" w14:textId="77777777" w:rsidR="00E32ECB" w:rsidRDefault="00E32ECB">
      <w:pPr>
        <w:rPr>
          <w:rFonts w:ascii="Times New Roman" w:eastAsia="Times New Roman" w:hAnsi="Times New Roman" w:cs="Times New Roman"/>
          <w:lang w:val="sv-SE"/>
        </w:rPr>
      </w:pPr>
    </w:p>
    <w:p w14:paraId="3B883BA2" w14:textId="77777777" w:rsidR="00E32ECB" w:rsidRDefault="00E32ECB">
      <w:pPr>
        <w:rPr>
          <w:rFonts w:ascii="Times New Roman" w:eastAsia="Times New Roman" w:hAnsi="Times New Roman" w:cs="Times New Roman"/>
          <w:lang w:val="sv-SE"/>
        </w:rPr>
      </w:pPr>
    </w:p>
    <w:p w14:paraId="5CB670D3" w14:textId="77777777" w:rsidR="00E32ECB" w:rsidRDefault="00E32ECB">
      <w:pPr>
        <w:rPr>
          <w:rFonts w:ascii="Times New Roman" w:eastAsia="Times New Roman" w:hAnsi="Times New Roman" w:cs="Times New Roman"/>
          <w:lang w:val="sv-SE"/>
        </w:rPr>
      </w:pPr>
    </w:p>
    <w:p w14:paraId="7AF1DC6F" w14:textId="77777777" w:rsidR="00E32ECB" w:rsidRDefault="00E32ECB">
      <w:pPr>
        <w:rPr>
          <w:rFonts w:ascii="Times New Roman" w:eastAsia="Times New Roman" w:hAnsi="Times New Roman" w:cs="Times New Roman"/>
          <w:lang w:val="sv-SE"/>
        </w:rPr>
      </w:pPr>
    </w:p>
    <w:p w14:paraId="596DA552" w14:textId="77777777" w:rsidR="00E32ECB" w:rsidRDefault="00E32ECB">
      <w:pPr>
        <w:rPr>
          <w:rFonts w:ascii="Times New Roman" w:eastAsia="Times New Roman" w:hAnsi="Times New Roman" w:cs="Times New Roman"/>
          <w:lang w:val="sv-SE"/>
        </w:rPr>
      </w:pPr>
    </w:p>
    <w:p w14:paraId="3681EA8A" w14:textId="77777777" w:rsidR="00E32ECB" w:rsidRDefault="00E32ECB">
      <w:pPr>
        <w:rPr>
          <w:rFonts w:ascii="Times New Roman" w:eastAsia="Times New Roman" w:hAnsi="Times New Roman" w:cs="Times New Roman"/>
          <w:lang w:val="sv-SE"/>
        </w:rPr>
      </w:pPr>
    </w:p>
    <w:p w14:paraId="5DE9AB50" w14:textId="77777777" w:rsidR="00E32ECB" w:rsidRDefault="00E32ECB">
      <w:pPr>
        <w:rPr>
          <w:rFonts w:ascii="Times New Roman" w:eastAsia="Times New Roman" w:hAnsi="Times New Roman" w:cs="Times New Roman"/>
          <w:lang w:val="sv-SE"/>
        </w:rPr>
      </w:pPr>
    </w:p>
    <w:p w14:paraId="1BAF5694" w14:textId="77777777" w:rsidR="00E32ECB" w:rsidRDefault="00E32ECB">
      <w:pPr>
        <w:rPr>
          <w:rFonts w:ascii="Times New Roman" w:eastAsia="Times New Roman" w:hAnsi="Times New Roman" w:cs="Times New Roman"/>
          <w:lang w:val="sv-SE"/>
        </w:rPr>
      </w:pPr>
    </w:p>
    <w:p w14:paraId="6AFD69ED" w14:textId="77777777" w:rsidR="00E32ECB" w:rsidRDefault="00E32ECB">
      <w:pPr>
        <w:rPr>
          <w:rFonts w:ascii="Times New Roman" w:eastAsia="Times New Roman" w:hAnsi="Times New Roman" w:cs="Times New Roman"/>
          <w:lang w:val="sv-SE"/>
        </w:rPr>
      </w:pPr>
    </w:p>
    <w:p w14:paraId="06D175DF" w14:textId="77777777" w:rsidR="00E32ECB" w:rsidRDefault="00E32ECB">
      <w:pPr>
        <w:rPr>
          <w:rFonts w:ascii="Times New Roman" w:eastAsia="Times New Roman" w:hAnsi="Times New Roman" w:cs="Times New Roman"/>
          <w:lang w:val="sv-SE"/>
        </w:rPr>
      </w:pPr>
    </w:p>
    <w:p w14:paraId="4F8497B5" w14:textId="77777777" w:rsidR="00E32ECB" w:rsidRDefault="00E32ECB">
      <w:pPr>
        <w:rPr>
          <w:rFonts w:ascii="Times New Roman" w:eastAsia="Times New Roman" w:hAnsi="Times New Roman" w:cs="Times New Roman"/>
          <w:lang w:val="sv-SE"/>
        </w:rPr>
      </w:pPr>
    </w:p>
    <w:p w14:paraId="288ACA0F" w14:textId="77777777" w:rsidR="00E32ECB" w:rsidRDefault="00E32ECB">
      <w:pPr>
        <w:rPr>
          <w:rFonts w:ascii="Times New Roman" w:eastAsia="Times New Roman" w:hAnsi="Times New Roman" w:cs="Times New Roman"/>
          <w:lang w:val="sv-SE"/>
        </w:rPr>
      </w:pPr>
    </w:p>
    <w:p w14:paraId="15F5A1CE" w14:textId="77777777" w:rsidR="00E32ECB" w:rsidRPr="005E1DDF" w:rsidRDefault="00E32ECB">
      <w:pPr>
        <w:rPr>
          <w:rFonts w:ascii="Times New Roman" w:eastAsia="Times New Roman" w:hAnsi="Times New Roman" w:cs="Times New Roman"/>
          <w:lang w:val="sv-SE"/>
        </w:rPr>
      </w:pPr>
    </w:p>
    <w:p w14:paraId="3894FEF2" w14:textId="01309E33" w:rsidR="007408BD" w:rsidRPr="0001339F" w:rsidRDefault="00666E52" w:rsidP="0001339F">
      <w:pPr>
        <w:pStyle w:val="Judul1"/>
        <w:spacing w:before="0" w:after="0" w:line="360" w:lineRule="auto"/>
        <w:jc w:val="center"/>
        <w:rPr>
          <w:rFonts w:ascii="Times New Roman" w:eastAsia="Times New Roman" w:hAnsi="Times New Roman" w:cs="Times New Roman"/>
          <w:b/>
          <w:bCs/>
          <w:sz w:val="28"/>
          <w:szCs w:val="28"/>
          <w:lang w:val="sv-SE"/>
        </w:rPr>
      </w:pPr>
      <w:bookmarkStart w:id="21" w:name="_7ulzxja1ov9u" w:colFirst="0" w:colLast="0"/>
      <w:bookmarkStart w:id="22" w:name="_Toc215078165"/>
      <w:bookmarkStart w:id="23" w:name="_Toc215092562"/>
      <w:bookmarkEnd w:id="21"/>
      <w:r w:rsidRPr="00631E98">
        <w:rPr>
          <w:rFonts w:ascii="Times New Roman" w:eastAsia="Times New Roman" w:hAnsi="Times New Roman" w:cs="Times New Roman"/>
          <w:b/>
          <w:bCs/>
          <w:sz w:val="28"/>
          <w:szCs w:val="28"/>
          <w:lang w:val="sv-SE"/>
        </w:rPr>
        <w:t xml:space="preserve">BAB II </w:t>
      </w:r>
      <w:r w:rsidRPr="00631E98">
        <w:rPr>
          <w:rFonts w:ascii="Times New Roman" w:eastAsia="Times New Roman" w:hAnsi="Times New Roman" w:cs="Times New Roman"/>
          <w:b/>
          <w:bCs/>
          <w:sz w:val="28"/>
          <w:szCs w:val="28"/>
          <w:lang w:val="sv-SE"/>
        </w:rPr>
        <w:br/>
        <w:t>TINJAUAN PUSTAKA</w:t>
      </w:r>
      <w:bookmarkEnd w:id="22"/>
      <w:bookmarkEnd w:id="23"/>
    </w:p>
    <w:p w14:paraId="7FC562F0" w14:textId="2BB4E527" w:rsidR="007408BD" w:rsidRPr="00C329E6" w:rsidRDefault="00666E52">
      <w:pPr>
        <w:pStyle w:val="Judul2"/>
        <w:spacing w:line="360" w:lineRule="auto"/>
        <w:jc w:val="both"/>
        <w:rPr>
          <w:rFonts w:ascii="Times New Roman" w:eastAsia="Times New Roman" w:hAnsi="Times New Roman" w:cs="Times New Roman"/>
          <w:b/>
          <w:bCs/>
          <w:color w:val="1F1F1F"/>
          <w:sz w:val="24"/>
          <w:szCs w:val="24"/>
          <w:lang w:val="sv-SE"/>
        </w:rPr>
      </w:pPr>
      <w:bookmarkStart w:id="24" w:name="_1vpofrbrzn6x" w:colFirst="0" w:colLast="0"/>
      <w:bookmarkStart w:id="25" w:name="_x3nq08zff8zz" w:colFirst="0" w:colLast="0"/>
      <w:bookmarkStart w:id="26" w:name="_Toc215078167"/>
      <w:bookmarkStart w:id="27" w:name="_Toc215092563"/>
      <w:bookmarkEnd w:id="24"/>
      <w:bookmarkEnd w:id="25"/>
      <w:r w:rsidRPr="00C329E6">
        <w:rPr>
          <w:rFonts w:ascii="Times New Roman" w:eastAsia="Times New Roman" w:hAnsi="Times New Roman" w:cs="Times New Roman"/>
          <w:b/>
          <w:bCs/>
          <w:sz w:val="24"/>
          <w:szCs w:val="24"/>
          <w:lang w:val="sv-SE"/>
        </w:rPr>
        <w:t>2.</w:t>
      </w:r>
      <w:r w:rsidR="0001339F">
        <w:rPr>
          <w:rFonts w:ascii="Times New Roman" w:eastAsia="Times New Roman" w:hAnsi="Times New Roman" w:cs="Times New Roman"/>
          <w:b/>
          <w:bCs/>
          <w:sz w:val="24"/>
          <w:szCs w:val="24"/>
          <w:lang w:val="sv-SE"/>
        </w:rPr>
        <w:t>1</w:t>
      </w:r>
      <w:r w:rsidRPr="00C329E6">
        <w:rPr>
          <w:rFonts w:ascii="Times New Roman" w:eastAsia="Times New Roman" w:hAnsi="Times New Roman" w:cs="Times New Roman"/>
          <w:b/>
          <w:bCs/>
          <w:sz w:val="24"/>
          <w:szCs w:val="24"/>
          <w:lang w:val="sv-SE"/>
        </w:rPr>
        <w:t xml:space="preserve"> </w:t>
      </w:r>
      <w:r w:rsidRPr="00C329E6">
        <w:rPr>
          <w:rFonts w:ascii="Times New Roman" w:eastAsia="Times New Roman" w:hAnsi="Times New Roman" w:cs="Times New Roman"/>
          <w:b/>
          <w:bCs/>
          <w:color w:val="1F1F1F"/>
          <w:sz w:val="24"/>
          <w:szCs w:val="24"/>
          <w:lang w:val="sv-SE"/>
        </w:rPr>
        <w:t>Teori Probabilitas dan Proses Stokastik</w:t>
      </w:r>
      <w:bookmarkEnd w:id="26"/>
      <w:bookmarkEnd w:id="27"/>
    </w:p>
    <w:p w14:paraId="290C25B9" w14:textId="254F5308" w:rsidR="005F0A77" w:rsidRPr="005F0A77" w:rsidRDefault="005F0A77" w:rsidP="005F0A77">
      <w:pPr>
        <w:spacing w:line="360" w:lineRule="auto"/>
        <w:jc w:val="both"/>
        <w:rPr>
          <w:rFonts w:ascii="Times New Roman" w:hAnsi="Times New Roman" w:cs="Times New Roman"/>
          <w:sz w:val="24"/>
          <w:szCs w:val="24"/>
          <w:lang w:val="sv-SE"/>
        </w:rPr>
      </w:pPr>
      <w:bookmarkStart w:id="28" w:name="_qf0d83cazy2w" w:colFirst="0" w:colLast="0"/>
      <w:bookmarkStart w:id="29" w:name="_Toc215078168"/>
      <w:bookmarkEnd w:id="28"/>
      <w:r w:rsidRPr="005F0A77">
        <w:rPr>
          <w:rFonts w:ascii="Times New Roman" w:hAnsi="Times New Roman" w:cs="Times New Roman"/>
          <w:sz w:val="24"/>
          <w:szCs w:val="24"/>
          <w:lang w:val="sv-SE"/>
        </w:rPr>
        <w:t xml:space="preserve">Pemodelan transisi preferensi merek laptop dalam penelitian ini didasarkan pada landasan matematika yang kuat, yaitu teori probabilitas dan proses stokastik. Meskipun perilaku perpindahan merek laptop oleh </w:t>
      </w:r>
      <w:r w:rsidR="3838D3D6" w:rsidRPr="1F87EA61">
        <w:rPr>
          <w:rFonts w:ascii="Times New Roman" w:hAnsi="Times New Roman" w:cs="Times New Roman"/>
          <w:sz w:val="24"/>
          <w:szCs w:val="24"/>
          <w:lang w:val="sv-SE"/>
        </w:rPr>
        <w:t xml:space="preserve">banyak </w:t>
      </w:r>
      <w:r w:rsidRPr="1F87EA61">
        <w:rPr>
          <w:rFonts w:ascii="Times New Roman" w:hAnsi="Times New Roman" w:cs="Times New Roman"/>
          <w:sz w:val="24"/>
          <w:szCs w:val="24"/>
          <w:lang w:val="sv-SE"/>
        </w:rPr>
        <w:t>mahasiswa</w:t>
      </w:r>
      <w:r w:rsidRPr="005F0A77">
        <w:rPr>
          <w:rFonts w:ascii="Times New Roman" w:hAnsi="Times New Roman" w:cs="Times New Roman"/>
          <w:sz w:val="24"/>
          <w:szCs w:val="24"/>
          <w:lang w:val="sv-SE"/>
        </w:rPr>
        <w:t xml:space="preserve"> secara individu tampak acak dan sulit diprediksi, pengamatan menunjukkan adanya pola-pola probabilistik yang dapat dianalisis. Teori proses stokastik menyediakan kerangka konseptual untuk memodelkan sistem yang berkembang dari waktu ke waktu, di mana perubahan keadaannya terjadi secara acak atau probabilistik, bukan bersifat deterministik.</w:t>
      </w:r>
    </w:p>
    <w:p w14:paraId="6992FEB2" w14:textId="211B22A0" w:rsidR="007408BD" w:rsidRPr="005E1DDF" w:rsidRDefault="00666E52" w:rsidP="005F0A77">
      <w:pPr>
        <w:pStyle w:val="Judul3"/>
        <w:keepNext w:val="0"/>
        <w:keepLines w:val="0"/>
        <w:shd w:val="clear" w:color="auto" w:fill="FFFFFF"/>
        <w:spacing w:after="120" w:line="360" w:lineRule="auto"/>
        <w:jc w:val="both"/>
        <w:rPr>
          <w:rFonts w:ascii="Times New Roman" w:eastAsia="Times New Roman" w:hAnsi="Times New Roman" w:cs="Times New Roman"/>
          <w:b/>
          <w:bCs/>
          <w:color w:val="1F1F1F"/>
          <w:sz w:val="24"/>
          <w:szCs w:val="24"/>
          <w:highlight w:val="white"/>
          <w:lang w:val="sv-SE"/>
        </w:rPr>
      </w:pPr>
      <w:bookmarkStart w:id="30" w:name="_Toc215092564"/>
      <w:r w:rsidRPr="005E1DDF">
        <w:rPr>
          <w:rFonts w:ascii="Times New Roman" w:eastAsia="Times New Roman" w:hAnsi="Times New Roman" w:cs="Times New Roman"/>
          <w:b/>
          <w:bCs/>
          <w:color w:val="1F1F1F"/>
          <w:sz w:val="24"/>
          <w:szCs w:val="24"/>
          <w:highlight w:val="white"/>
          <w:lang w:val="sv-SE"/>
        </w:rPr>
        <w:t>2.</w:t>
      </w:r>
      <w:r w:rsidR="00711481">
        <w:rPr>
          <w:rFonts w:ascii="Times New Roman" w:eastAsia="Times New Roman" w:hAnsi="Times New Roman" w:cs="Times New Roman"/>
          <w:b/>
          <w:bCs/>
          <w:color w:val="1F1F1F"/>
          <w:sz w:val="24"/>
          <w:szCs w:val="24"/>
          <w:highlight w:val="white"/>
          <w:lang w:val="sv-SE"/>
        </w:rPr>
        <w:t>1.1</w:t>
      </w:r>
      <w:r w:rsidRPr="005E1DDF">
        <w:rPr>
          <w:rFonts w:ascii="Times New Roman" w:eastAsia="Times New Roman" w:hAnsi="Times New Roman" w:cs="Times New Roman"/>
          <w:b/>
          <w:bCs/>
          <w:color w:val="1F1F1F"/>
          <w:sz w:val="24"/>
          <w:szCs w:val="24"/>
          <w:highlight w:val="white"/>
          <w:lang w:val="sv-SE"/>
        </w:rPr>
        <w:t xml:space="preserve"> Definisi Proses Stokastik</w:t>
      </w:r>
      <w:bookmarkEnd w:id="29"/>
      <w:bookmarkEnd w:id="30"/>
    </w:p>
    <w:p w14:paraId="4354D6C4" w14:textId="6CA75CED" w:rsidR="007408BD" w:rsidRPr="005E1DDF" w:rsidRDefault="00666E52" w:rsidP="00942536">
      <w:p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Menurut </w:t>
      </w:r>
      <w:r w:rsidR="10D0E50D" w:rsidRPr="005E1DDF">
        <w:rPr>
          <w:rFonts w:ascii="Times New Roman" w:eastAsia="Times New Roman" w:hAnsi="Times New Roman" w:cs="Times New Roman"/>
          <w:sz w:val="24"/>
          <w:szCs w:val="24"/>
          <w:lang w:val="sv-SE"/>
        </w:rPr>
        <w:t xml:space="preserve">Ross dari tahun </w:t>
      </w:r>
      <w:r w:rsidR="4974735E" w:rsidRPr="005E1DDF">
        <w:rPr>
          <w:rFonts w:ascii="Times New Roman" w:eastAsia="Times New Roman" w:hAnsi="Times New Roman" w:cs="Times New Roman"/>
          <w:sz w:val="24"/>
          <w:szCs w:val="24"/>
          <w:lang w:val="sv-SE"/>
        </w:rPr>
        <w:t>1996</w:t>
      </w:r>
      <w:r w:rsidR="00564DBD" w:rsidRPr="005E1DDF">
        <w:rPr>
          <w:rFonts w:ascii="Times New Roman" w:eastAsia="Times New Roman" w:hAnsi="Times New Roman" w:cs="Times New Roman"/>
          <w:sz w:val="24"/>
          <w:szCs w:val="24"/>
          <w:lang w:val="sv-SE"/>
        </w:rPr>
        <w:t>,</w:t>
      </w:r>
      <w:r w:rsidRPr="005E1DDF">
        <w:rPr>
          <w:rFonts w:ascii="Times New Roman" w:eastAsia="Times New Roman" w:hAnsi="Times New Roman" w:cs="Times New Roman"/>
          <w:sz w:val="24"/>
          <w:szCs w:val="24"/>
          <w:lang w:val="sv-SE"/>
        </w:rPr>
        <w:t xml:space="preserve"> proses stokastik didefinisikan sebagai himpunan variabel acak {</w:t>
      </w:r>
      <m:oMath>
        <m:r>
          <w:rPr>
            <w:rFonts w:ascii="Times New Roman" w:eastAsia="Times New Roman" w:hAnsi="Times New Roman" w:cs="Times New Roman"/>
            <w:sz w:val="24"/>
            <w:szCs w:val="24"/>
          </w:rPr>
          <m:t>X</m:t>
        </m:r>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t</m:t>
        </m:r>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t</m:t>
        </m:r>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T</m:t>
        </m:r>
      </m:oMath>
      <w:r w:rsidRPr="005E1DDF">
        <w:rPr>
          <w:rFonts w:ascii="Times New Roman" w:eastAsia="Times New Roman" w:hAnsi="Times New Roman" w:cs="Times New Roman"/>
          <w:sz w:val="24"/>
          <w:szCs w:val="24"/>
          <w:lang w:val="sv-SE"/>
        </w:rPr>
        <w:t xml:space="preserve">} yang terdefinisi pada ruang probabilitas yang sama, di mana </w:t>
      </w:r>
      <m:oMath>
        <m:r>
          <w:rPr>
            <w:rFonts w:ascii="Times New Roman" w:eastAsia="Times New Roman" w:hAnsi="Times New Roman" w:cs="Times New Roman"/>
            <w:sz w:val="24"/>
            <w:szCs w:val="24"/>
          </w:rPr>
          <m:t>t</m:t>
        </m:r>
      </m:oMath>
      <w:r w:rsidRPr="005E1DDF">
        <w:rPr>
          <w:rFonts w:ascii="Times New Roman" w:eastAsia="Times New Roman" w:hAnsi="Times New Roman" w:cs="Times New Roman"/>
          <w:sz w:val="24"/>
          <w:szCs w:val="24"/>
          <w:lang w:val="sv-SE"/>
        </w:rPr>
        <w:t xml:space="preserve"> merupakan parameter waktu yang merupakan anggota dari himpunan indeks </w:t>
      </w:r>
      <m:oMath>
        <m:r>
          <m:rPr>
            <m:sty m:val="p"/>
          </m:rPr>
          <w:rPr>
            <w:rFonts w:ascii="Cambria Math" w:eastAsia="Times New Roman" w:hAnsi="Cambria Math" w:cs="Times New Roman"/>
            <w:sz w:val="24"/>
            <w:szCs w:val="24"/>
          </w:rPr>
          <m:t>T</m:t>
        </m:r>
      </m:oMath>
      <w:r w:rsidR="6A9853FA" w:rsidRPr="7B88C171">
        <w:rPr>
          <w:rFonts w:ascii="Times New Roman" w:eastAsia="Times New Roman" w:hAnsi="Times New Roman" w:cs="Times New Roman"/>
          <w:sz w:val="24"/>
          <w:szCs w:val="24"/>
          <w:lang w:val="sv-SE"/>
        </w:rPr>
        <w:t xml:space="preserve"> sedan</w:t>
      </w:r>
      <w:r w:rsidR="6A9853FA" w:rsidRPr="7CCB3DE6">
        <w:rPr>
          <w:rFonts w:ascii="Times New Roman" w:eastAsia="Times New Roman" w:hAnsi="Times New Roman" w:cs="Times New Roman"/>
          <w:sz w:val="24"/>
          <w:szCs w:val="24"/>
          <w:lang w:val="sv-SE"/>
        </w:rPr>
        <w:t>gkan n</w:t>
      </w:r>
      <w:r w:rsidR="00564DBD" w:rsidRPr="7B88C171">
        <w:rPr>
          <w:rFonts w:ascii="Times New Roman" w:eastAsia="Times New Roman" w:hAnsi="Times New Roman" w:cs="Times New Roman"/>
          <w:sz w:val="24"/>
          <w:szCs w:val="24"/>
          <w:lang w:val="sv-SE"/>
        </w:rPr>
        <w:t xml:space="preserve">ilai </w:t>
      </w:r>
      <m:oMath>
        <m:r>
          <w:rPr>
            <w:rFonts w:ascii="Times New Roman" w:eastAsia="Times New Roman" w:hAnsi="Times New Roman" w:cs="Times New Roman"/>
            <w:sz w:val="24"/>
            <w:szCs w:val="24"/>
          </w:rPr>
          <m:t>X</m:t>
        </m:r>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t</m:t>
        </m:r>
        <m:r>
          <w:rPr>
            <w:rFonts w:ascii="Times New Roman" w:eastAsia="Times New Roman" w:hAnsi="Times New Roman" w:cs="Times New Roman"/>
            <w:sz w:val="24"/>
            <w:szCs w:val="24"/>
            <w:lang w:val="sv-SE"/>
          </w:rPr>
          <m:t>)</m:t>
        </m:r>
      </m:oMath>
      <w:r w:rsidRPr="005E1DDF">
        <w:rPr>
          <w:rFonts w:ascii="Times New Roman" w:eastAsia="Times New Roman" w:hAnsi="Times New Roman" w:cs="Times New Roman"/>
          <w:sz w:val="24"/>
          <w:szCs w:val="24"/>
          <w:lang w:val="sv-SE"/>
        </w:rPr>
        <w:t xml:space="preserve"> merepresentasikan keadaan sistem pada waktu </w:t>
      </w:r>
      <m:oMath>
        <m:r>
          <w:rPr>
            <w:rFonts w:ascii="Times New Roman" w:eastAsia="Times New Roman" w:hAnsi="Times New Roman" w:cs="Times New Roman"/>
            <w:sz w:val="24"/>
            <w:szCs w:val="24"/>
          </w:rPr>
          <m:t>t</m:t>
        </m:r>
      </m:oMath>
      <w:r w:rsidR="1B58D014" w:rsidRPr="7B88C171">
        <w:rPr>
          <w:rFonts w:ascii="Times New Roman" w:eastAsia="Times New Roman" w:hAnsi="Times New Roman" w:cs="Times New Roman"/>
          <w:sz w:val="24"/>
          <w:szCs w:val="24"/>
          <w:lang w:val="sv-SE"/>
        </w:rPr>
        <w:t xml:space="preserve"> </w:t>
      </w:r>
      <w:r w:rsidR="1B58D014" w:rsidRPr="005E1DDF">
        <w:rPr>
          <w:rFonts w:ascii="Times New Roman" w:eastAsia="Times New Roman" w:hAnsi="Times New Roman" w:cs="Times New Roman"/>
          <w:sz w:val="24"/>
          <w:szCs w:val="24"/>
          <w:lang w:val="sv-SE"/>
        </w:rPr>
        <w:t>[</w:t>
      </w:r>
      <w:r w:rsidR="5A5BB77F" w:rsidRPr="005E1DDF">
        <w:rPr>
          <w:rFonts w:ascii="Times New Roman" w:eastAsia="Times New Roman" w:hAnsi="Times New Roman" w:cs="Times New Roman"/>
          <w:sz w:val="24"/>
          <w:szCs w:val="24"/>
          <w:lang w:val="sv-SE"/>
        </w:rPr>
        <w:t>7</w:t>
      </w:r>
      <w:r w:rsidR="1B58D014" w:rsidRPr="005E1DDF">
        <w:rPr>
          <w:rFonts w:ascii="Times New Roman" w:eastAsia="Times New Roman" w:hAnsi="Times New Roman" w:cs="Times New Roman"/>
          <w:sz w:val="24"/>
          <w:szCs w:val="24"/>
          <w:lang w:val="sv-SE"/>
        </w:rPr>
        <w:t>]</w:t>
      </w:r>
      <w:r w:rsidR="00564DBD" w:rsidRPr="005E1DDF">
        <w:rPr>
          <w:rFonts w:ascii="Times New Roman" w:eastAsia="Times New Roman" w:hAnsi="Times New Roman" w:cs="Times New Roman"/>
          <w:sz w:val="24"/>
          <w:szCs w:val="24"/>
          <w:lang w:val="sv-SE"/>
        </w:rPr>
        <w:t>.</w:t>
      </w:r>
      <w:r w:rsidRPr="005E1DDF">
        <w:rPr>
          <w:rFonts w:ascii="Times New Roman" w:eastAsia="Times New Roman" w:hAnsi="Times New Roman" w:cs="Times New Roman"/>
          <w:sz w:val="24"/>
          <w:szCs w:val="24"/>
          <w:lang w:val="sv-SE"/>
        </w:rPr>
        <w:t xml:space="preserve"> Secara formal, </w:t>
      </w:r>
      <w:r w:rsidR="00942536">
        <w:rPr>
          <w:rFonts w:ascii="Times New Roman" w:eastAsia="Times New Roman" w:hAnsi="Times New Roman" w:cs="Times New Roman"/>
          <w:sz w:val="24"/>
          <w:szCs w:val="24"/>
          <w:lang w:val="sv-SE"/>
        </w:rPr>
        <w:t xml:space="preserve">penelitian oleh </w:t>
      </w:r>
      <w:r w:rsidR="4063C6D1">
        <w:rPr>
          <w:rFonts w:ascii="Times New Roman" w:eastAsia="Times New Roman" w:hAnsi="Times New Roman" w:cs="Times New Roman"/>
          <w:sz w:val="24"/>
          <w:szCs w:val="24"/>
          <w:lang w:val="sv-SE"/>
        </w:rPr>
        <w:t xml:space="preserve">Hillier dan Lieberman pada tahun 2008 </w:t>
      </w:r>
      <w:r w:rsidR="00C264A8">
        <w:rPr>
          <w:rFonts w:ascii="Times New Roman" w:eastAsia="Times New Roman" w:hAnsi="Times New Roman" w:cs="Times New Roman"/>
          <w:sz w:val="24"/>
          <w:szCs w:val="24"/>
          <w:lang w:val="sv-SE"/>
        </w:rPr>
        <w:t>menjelaskan</w:t>
      </w:r>
      <w:r w:rsidRPr="005E1DDF">
        <w:rPr>
          <w:rFonts w:ascii="Times New Roman" w:eastAsia="Times New Roman" w:hAnsi="Times New Roman" w:cs="Times New Roman"/>
          <w:sz w:val="24"/>
          <w:szCs w:val="24"/>
          <w:lang w:val="sv-SE"/>
        </w:rPr>
        <w:t xml:space="preserve"> bahwa proses stokastik adalah deskripsi matematis dari evolusi suatu sistem fisik atau sosial yang tunduk pada hukum peluang</w:t>
      </w:r>
      <w:r w:rsidR="00C264A8">
        <w:rPr>
          <w:rFonts w:ascii="Times New Roman" w:eastAsia="Times New Roman" w:hAnsi="Times New Roman" w:cs="Times New Roman"/>
          <w:sz w:val="24"/>
          <w:szCs w:val="24"/>
          <w:lang w:val="sv-SE"/>
        </w:rPr>
        <w:t>.</w:t>
      </w:r>
      <w:r w:rsidRPr="005E1DDF">
        <w:rPr>
          <w:rFonts w:ascii="Times New Roman" w:eastAsia="Times New Roman" w:hAnsi="Times New Roman" w:cs="Times New Roman"/>
          <w:sz w:val="24"/>
          <w:szCs w:val="24"/>
          <w:lang w:val="sv-SE"/>
        </w:rPr>
        <w:t xml:space="preserve"> Konsep "keadaan" atau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merujuk pada posisi atau status sistem pada waktu tertentu. Himpunan seluruh kemungkinan nilai yang dapat diambil oleh variabel acak </w:t>
      </w:r>
      <m:oMath>
        <m:r>
          <w:rPr>
            <w:rFonts w:ascii="Times New Roman" w:eastAsia="Times New Roman" w:hAnsi="Times New Roman" w:cs="Times New Roman"/>
            <w:sz w:val="24"/>
            <w:szCs w:val="24"/>
          </w:rPr>
          <m:t>X</m:t>
        </m:r>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t</m:t>
        </m:r>
        <m:r>
          <w:rPr>
            <w:rFonts w:ascii="Times New Roman" w:eastAsia="Times New Roman" w:hAnsi="Times New Roman" w:cs="Times New Roman"/>
            <w:sz w:val="24"/>
            <w:szCs w:val="24"/>
            <w:lang w:val="sv-SE"/>
          </w:rPr>
          <m:t>)</m:t>
        </m:r>
      </m:oMath>
      <w:r w:rsidRPr="005E1DDF">
        <w:rPr>
          <w:rFonts w:ascii="Times New Roman" w:eastAsia="Times New Roman" w:hAnsi="Times New Roman" w:cs="Times New Roman"/>
          <w:sz w:val="24"/>
          <w:szCs w:val="24"/>
          <w:lang w:val="sv-SE"/>
        </w:rPr>
        <w:t xml:space="preserve"> disebut sebagai ruang keadaan atau </w:t>
      </w:r>
      <w:r w:rsidRPr="005E1DDF">
        <w:rPr>
          <w:rFonts w:ascii="Times New Roman" w:eastAsia="Times New Roman" w:hAnsi="Times New Roman" w:cs="Times New Roman"/>
          <w:i/>
          <w:iCs/>
          <w:sz w:val="24"/>
          <w:szCs w:val="24"/>
          <w:lang w:val="sv-SE"/>
        </w:rPr>
        <w:t>state space</w:t>
      </w:r>
      <w:r w:rsidRPr="005E1DDF">
        <w:rPr>
          <w:rFonts w:ascii="Times New Roman" w:eastAsia="Times New Roman" w:hAnsi="Times New Roman" w:cs="Times New Roman"/>
          <w:sz w:val="24"/>
          <w:szCs w:val="24"/>
          <w:lang w:val="sv-SE"/>
        </w:rPr>
        <w:t xml:space="preserve">. Jika ruang keadaan ini bersifat diskrit yang dapat dihitung, maka proses tersebut disebut rantai atau </w:t>
      </w:r>
      <w:r w:rsidRPr="005E1DDF">
        <w:rPr>
          <w:rFonts w:ascii="Times New Roman" w:eastAsia="Times New Roman" w:hAnsi="Times New Roman" w:cs="Times New Roman"/>
          <w:i/>
          <w:iCs/>
          <w:sz w:val="24"/>
          <w:szCs w:val="24"/>
          <w:lang w:val="sv-SE"/>
        </w:rPr>
        <w:t>chain</w:t>
      </w:r>
      <w:r w:rsidR="1BB37934" w:rsidRPr="59F659F0">
        <w:rPr>
          <w:rFonts w:ascii="Times New Roman" w:eastAsia="Times New Roman" w:hAnsi="Times New Roman" w:cs="Times New Roman"/>
          <w:i/>
          <w:iCs/>
          <w:sz w:val="24"/>
          <w:szCs w:val="24"/>
          <w:lang w:val="sv-SE"/>
        </w:rPr>
        <w:t xml:space="preserve"> </w:t>
      </w:r>
      <w:r w:rsidR="1BB37934" w:rsidRPr="59F659F0">
        <w:rPr>
          <w:rFonts w:ascii="Times New Roman" w:eastAsia="Times New Roman" w:hAnsi="Times New Roman" w:cs="Times New Roman"/>
          <w:sz w:val="24"/>
          <w:szCs w:val="24"/>
          <w:lang w:val="sv-SE"/>
        </w:rPr>
        <w:t>[</w:t>
      </w:r>
      <w:r w:rsidR="3B7DA963" w:rsidRPr="59F659F0">
        <w:rPr>
          <w:rFonts w:ascii="Times New Roman" w:eastAsia="Times New Roman" w:hAnsi="Times New Roman" w:cs="Times New Roman"/>
          <w:sz w:val="24"/>
          <w:szCs w:val="24"/>
          <w:lang w:val="sv-SE"/>
        </w:rPr>
        <w:t>8</w:t>
      </w:r>
      <w:r w:rsidR="1BB37934" w:rsidRPr="59F659F0">
        <w:rPr>
          <w:rFonts w:ascii="Times New Roman" w:eastAsia="Times New Roman" w:hAnsi="Times New Roman" w:cs="Times New Roman"/>
          <w:sz w:val="24"/>
          <w:szCs w:val="24"/>
          <w:lang w:val="sv-SE"/>
        </w:rPr>
        <w:t>]</w:t>
      </w:r>
      <w:r w:rsidR="00B62A6E" w:rsidRPr="005E1DDF">
        <w:rPr>
          <w:rFonts w:ascii="Times New Roman" w:eastAsia="Times New Roman" w:hAnsi="Times New Roman" w:cs="Times New Roman"/>
          <w:sz w:val="24"/>
          <w:szCs w:val="24"/>
          <w:lang w:val="sv-SE"/>
        </w:rPr>
        <w:t>.</w:t>
      </w:r>
    </w:p>
    <w:p w14:paraId="28BFFF36" w14:textId="1D7051F8" w:rsidR="007408BD" w:rsidRPr="005E1DDF" w:rsidRDefault="00666E52" w:rsidP="00CA02D5">
      <w:pPr>
        <w:pStyle w:val="Judul3"/>
        <w:keepNext w:val="0"/>
        <w:keepLines w:val="0"/>
        <w:shd w:val="clear" w:color="auto" w:fill="FFFFFF"/>
        <w:spacing w:line="360" w:lineRule="auto"/>
        <w:jc w:val="both"/>
        <w:rPr>
          <w:rFonts w:ascii="Times New Roman" w:eastAsia="Times New Roman" w:hAnsi="Times New Roman" w:cs="Times New Roman"/>
          <w:b/>
          <w:bCs/>
          <w:color w:val="1F1F1F"/>
          <w:sz w:val="24"/>
          <w:szCs w:val="24"/>
          <w:highlight w:val="white"/>
          <w:lang w:val="sv-SE"/>
        </w:rPr>
      </w:pPr>
      <w:bookmarkStart w:id="31" w:name="_xdje5qxe6vyp" w:colFirst="0" w:colLast="0"/>
      <w:bookmarkStart w:id="32" w:name="_Toc215078169"/>
      <w:bookmarkStart w:id="33" w:name="_Toc215092565"/>
      <w:bookmarkEnd w:id="31"/>
      <w:r w:rsidRPr="005E1DDF">
        <w:rPr>
          <w:rFonts w:ascii="Times New Roman" w:eastAsia="Times New Roman" w:hAnsi="Times New Roman" w:cs="Times New Roman"/>
          <w:b/>
          <w:bCs/>
          <w:color w:val="1F1F1F"/>
          <w:sz w:val="24"/>
          <w:szCs w:val="24"/>
          <w:highlight w:val="white"/>
          <w:lang w:val="sv-SE"/>
        </w:rPr>
        <w:t>2.</w:t>
      </w:r>
      <w:r w:rsidR="00711481">
        <w:rPr>
          <w:rFonts w:ascii="Times New Roman" w:eastAsia="Times New Roman" w:hAnsi="Times New Roman" w:cs="Times New Roman"/>
          <w:b/>
          <w:bCs/>
          <w:color w:val="1F1F1F"/>
          <w:sz w:val="24"/>
          <w:szCs w:val="24"/>
          <w:highlight w:val="white"/>
          <w:lang w:val="sv-SE"/>
        </w:rPr>
        <w:t>1</w:t>
      </w:r>
      <w:r w:rsidRPr="005E1DDF">
        <w:rPr>
          <w:rFonts w:ascii="Times New Roman" w:eastAsia="Times New Roman" w:hAnsi="Times New Roman" w:cs="Times New Roman"/>
          <w:b/>
          <w:bCs/>
          <w:color w:val="1F1F1F"/>
          <w:sz w:val="24"/>
          <w:szCs w:val="24"/>
          <w:highlight w:val="white"/>
          <w:lang w:val="sv-SE"/>
        </w:rPr>
        <w:t>.2 Klasifikasi Proses Stokastik Berdasarkan Waktu</w:t>
      </w:r>
      <w:bookmarkEnd w:id="32"/>
      <w:bookmarkEnd w:id="33"/>
    </w:p>
    <w:p w14:paraId="54DD47C2" w14:textId="6E1B8247" w:rsidR="00C83799" w:rsidRPr="005E1DDF" w:rsidRDefault="00666E52" w:rsidP="59F659F0">
      <w:pPr>
        <w:shd w:val="clear" w:color="auto" w:fill="FFFFFF" w:themeFill="background1"/>
        <w:spacing w:after="240" w:line="360" w:lineRule="auto"/>
        <w:rPr>
          <w:rFonts w:ascii="Times New Roman" w:eastAsia="Times New Roman" w:hAnsi="Times New Roman" w:cs="Times New Roman"/>
          <w:color w:val="1F1F1F"/>
          <w:sz w:val="24"/>
          <w:szCs w:val="24"/>
          <w:highlight w:val="white"/>
          <w:lang w:val="sv-SE"/>
        </w:rPr>
      </w:pPr>
      <w:r w:rsidRPr="005E1DDF">
        <w:rPr>
          <w:rFonts w:ascii="Times New Roman" w:eastAsia="Times New Roman" w:hAnsi="Times New Roman" w:cs="Times New Roman"/>
          <w:color w:val="1F1F1F"/>
          <w:sz w:val="24"/>
          <w:szCs w:val="24"/>
          <w:highlight w:val="white"/>
          <w:lang w:val="sv-SE"/>
        </w:rPr>
        <w:t xml:space="preserve">Proses stokastik dapat diklasifikasikan berdasarkan sifat himpunan indeks waktunya </w:t>
      </w:r>
      <m:oMath>
        <m:r>
          <w:rPr>
            <w:rFonts w:ascii="Times New Roman" w:eastAsia="Times New Roman" w:hAnsi="Times New Roman" w:cs="Times New Roman"/>
            <w:color w:val="1F1F1F"/>
            <w:sz w:val="24"/>
            <w:szCs w:val="24"/>
            <w:highlight w:val="white"/>
            <w:lang w:val="sv-SE"/>
          </w:rPr>
          <m:t>(</m:t>
        </m:r>
        <m:r>
          <w:rPr>
            <w:rFonts w:ascii="Times New Roman" w:eastAsia="Times New Roman" w:hAnsi="Times New Roman" w:cs="Times New Roman"/>
            <w:color w:val="1F1F1F"/>
            <w:sz w:val="24"/>
            <w:szCs w:val="24"/>
            <w:highlight w:val="white"/>
          </w:rPr>
          <m:t>T</m:t>
        </m:r>
        <m:r>
          <w:rPr>
            <w:rFonts w:ascii="Times New Roman" w:eastAsia="Times New Roman" w:hAnsi="Times New Roman" w:cs="Times New Roman"/>
            <w:color w:val="1F1F1F"/>
            <w:sz w:val="24"/>
            <w:szCs w:val="24"/>
            <w:highlight w:val="white"/>
            <w:lang w:val="sv-SE"/>
          </w:rPr>
          <m:t>)</m:t>
        </m:r>
      </m:oMath>
      <w:r w:rsidRPr="005E1DDF">
        <w:rPr>
          <w:rFonts w:ascii="Times New Roman" w:eastAsia="Times New Roman" w:hAnsi="Times New Roman" w:cs="Times New Roman"/>
          <w:color w:val="1F1F1F"/>
          <w:sz w:val="24"/>
          <w:szCs w:val="24"/>
          <w:highlight w:val="white"/>
          <w:lang w:val="sv-SE"/>
        </w:rPr>
        <w:t>. Terdapat dua kategori utama, yang pertama ada Proses Stokastik Waktu Diskrit (</w:t>
      </w:r>
      <w:r w:rsidRPr="00941ECA">
        <w:rPr>
          <w:rFonts w:ascii="Times New Roman" w:eastAsia="Times New Roman" w:hAnsi="Times New Roman" w:cs="Times New Roman"/>
          <w:i/>
          <w:iCs/>
          <w:color w:val="1F1F1F"/>
          <w:sz w:val="24"/>
          <w:szCs w:val="24"/>
          <w:highlight w:val="white"/>
          <w:lang w:val="sv-SE"/>
        </w:rPr>
        <w:t>Discrete-Time Stochastic Process</w:t>
      </w:r>
      <w:r w:rsidRPr="005E1DDF">
        <w:rPr>
          <w:rFonts w:ascii="Times New Roman" w:eastAsia="Times New Roman" w:hAnsi="Times New Roman" w:cs="Times New Roman"/>
          <w:color w:val="1F1F1F"/>
          <w:sz w:val="24"/>
          <w:szCs w:val="24"/>
          <w:highlight w:val="white"/>
          <w:lang w:val="sv-SE"/>
        </w:rPr>
        <w:t xml:space="preserve">) yang apabila himpunan indeks </w:t>
      </w:r>
      <m:oMath>
        <m:r>
          <w:rPr>
            <w:rFonts w:ascii="Times New Roman" w:eastAsia="Times New Roman" w:hAnsi="Times New Roman" w:cs="Times New Roman"/>
            <w:color w:val="1F1F1F"/>
            <w:sz w:val="24"/>
            <w:szCs w:val="24"/>
            <w:highlight w:val="white"/>
          </w:rPr>
          <m:t>T</m:t>
        </m:r>
      </m:oMath>
      <w:r w:rsidRPr="005E1DDF">
        <w:rPr>
          <w:rFonts w:ascii="Times New Roman" w:eastAsia="Times New Roman" w:hAnsi="Times New Roman" w:cs="Times New Roman"/>
          <w:color w:val="1F1F1F"/>
          <w:sz w:val="24"/>
          <w:szCs w:val="24"/>
          <w:highlight w:val="white"/>
          <w:lang w:val="sv-SE"/>
        </w:rPr>
        <w:t xml:space="preserve"> adalah himpunan bilangan bulat</w:t>
      </w:r>
      <w:r w:rsidR="001B0342">
        <w:rPr>
          <w:rFonts w:ascii="Times New Roman" w:eastAsia="Times New Roman" w:hAnsi="Times New Roman" w:cs="Times New Roman"/>
          <w:color w:val="1F1F1F"/>
          <w:sz w:val="24"/>
          <w:szCs w:val="24"/>
          <w:highlight w:val="white"/>
          <w:lang w:val="sv-SE"/>
        </w:rPr>
        <w:t>.</w:t>
      </w:r>
      <w:r w:rsidRPr="005E1DDF">
        <w:rPr>
          <w:rFonts w:ascii="Times New Roman" w:eastAsia="Times New Roman" w:hAnsi="Times New Roman" w:cs="Times New Roman"/>
          <w:color w:val="1F1F1F"/>
          <w:sz w:val="24"/>
          <w:szCs w:val="24"/>
          <w:highlight w:val="white"/>
          <w:lang w:val="sv-SE"/>
        </w:rPr>
        <w:t xml:space="preserve"> Dalam model ini, perubahan keadaan diasumsikan terjadi pada titik-titik waktu tertentu yang terpisah. Notasi yang umum digunakan adalah </w:t>
      </w:r>
      <m:oMath>
        <m:sSub>
          <m:sSubPr>
            <m:ctrlPr>
              <w:rPr>
                <w:rFonts w:ascii="Times New Roman" w:eastAsia="Times New Roman" w:hAnsi="Times New Roman" w:cs="Times New Roman"/>
                <w:color w:val="1F1F1F"/>
                <w:sz w:val="24"/>
                <w:szCs w:val="24"/>
                <w:highlight w:val="white"/>
              </w:rPr>
            </m:ctrlPr>
          </m:sSubPr>
          <m:e>
            <m:r>
              <w:rPr>
                <w:rFonts w:ascii="Times New Roman" w:eastAsia="Times New Roman" w:hAnsi="Times New Roman" w:cs="Times New Roman"/>
                <w:color w:val="1F1F1F"/>
                <w:sz w:val="24"/>
                <w:szCs w:val="24"/>
                <w:highlight w:val="white"/>
              </w:rPr>
              <m:t>X</m:t>
            </m:r>
          </m:e>
          <m:sub>
            <m:r>
              <w:rPr>
                <w:rFonts w:ascii="Times New Roman" w:eastAsia="Times New Roman" w:hAnsi="Times New Roman" w:cs="Times New Roman"/>
                <w:color w:val="1F1F1F"/>
                <w:sz w:val="24"/>
                <w:szCs w:val="24"/>
                <w:highlight w:val="white"/>
              </w:rPr>
              <m:t>n</m:t>
            </m:r>
          </m:sub>
        </m:sSub>
      </m:oMath>
      <w:r w:rsidRPr="005E1DDF">
        <w:rPr>
          <w:rFonts w:ascii="Times New Roman" w:eastAsia="Times New Roman" w:hAnsi="Times New Roman" w:cs="Times New Roman"/>
          <w:color w:val="1F1F1F"/>
          <w:sz w:val="24"/>
          <w:szCs w:val="24"/>
          <w:highlight w:val="white"/>
          <w:lang w:val="sv-SE"/>
        </w:rPr>
        <w:t xml:space="preserve"> di mana </w:t>
      </w:r>
      <m:oMath>
        <m:r>
          <w:rPr>
            <w:rFonts w:ascii="Times New Roman" w:eastAsia="Times New Roman" w:hAnsi="Times New Roman" w:cs="Times New Roman"/>
            <w:color w:val="1F1F1F"/>
            <w:sz w:val="24"/>
            <w:szCs w:val="24"/>
            <w:highlight w:val="white"/>
          </w:rPr>
          <m:t>n</m:t>
        </m:r>
      </m:oMath>
      <w:r w:rsidRPr="005E1DDF">
        <w:rPr>
          <w:rFonts w:ascii="Times New Roman" w:eastAsia="Times New Roman" w:hAnsi="Times New Roman" w:cs="Times New Roman"/>
          <w:color w:val="1F1F1F"/>
          <w:sz w:val="24"/>
          <w:szCs w:val="24"/>
          <w:highlight w:val="white"/>
          <w:lang w:val="sv-SE"/>
        </w:rPr>
        <w:t xml:space="preserve"> menunjukkan langkah waktu ke-</w:t>
      </w:r>
      <m:oMath>
        <m:r>
          <w:rPr>
            <w:rFonts w:ascii="Times New Roman" w:eastAsia="Times New Roman" w:hAnsi="Times New Roman" w:cs="Times New Roman"/>
            <w:color w:val="1F1F1F"/>
            <w:sz w:val="24"/>
            <w:szCs w:val="24"/>
            <w:highlight w:val="white"/>
          </w:rPr>
          <m:t>n</m:t>
        </m:r>
      </m:oMath>
      <w:r w:rsidRPr="005E1DDF">
        <w:rPr>
          <w:rFonts w:ascii="Times New Roman" w:eastAsia="Times New Roman" w:hAnsi="Times New Roman" w:cs="Times New Roman"/>
          <w:color w:val="1F1F1F"/>
          <w:sz w:val="24"/>
          <w:szCs w:val="24"/>
          <w:highlight w:val="white"/>
          <w:lang w:val="sv-SE"/>
        </w:rPr>
        <w:t>. Kemudian ada juga Proses Stokastik Waktu Kontinu (</w:t>
      </w:r>
      <w:r w:rsidRPr="00530820">
        <w:rPr>
          <w:rFonts w:ascii="Times New Roman" w:eastAsia="Times New Roman" w:hAnsi="Times New Roman" w:cs="Times New Roman"/>
          <w:i/>
          <w:iCs/>
          <w:color w:val="1F1F1F"/>
          <w:sz w:val="24"/>
          <w:szCs w:val="24"/>
          <w:highlight w:val="white"/>
          <w:lang w:val="sv-SE"/>
        </w:rPr>
        <w:t>Continuous-Time Stochastic Process</w:t>
      </w:r>
      <w:r w:rsidRPr="005E1DDF">
        <w:rPr>
          <w:rFonts w:ascii="Times New Roman" w:eastAsia="Times New Roman" w:hAnsi="Times New Roman" w:cs="Times New Roman"/>
          <w:color w:val="1F1F1F"/>
          <w:sz w:val="24"/>
          <w:szCs w:val="24"/>
          <w:highlight w:val="white"/>
          <w:lang w:val="sv-SE"/>
        </w:rPr>
        <w:t xml:space="preserve">) yang apabila himpunan indeks </w:t>
      </w:r>
      <m:oMath>
        <m:r>
          <w:rPr>
            <w:rFonts w:ascii="Times New Roman" w:eastAsia="Times New Roman" w:hAnsi="Times New Roman" w:cs="Times New Roman"/>
            <w:color w:val="1F1F1F"/>
            <w:sz w:val="24"/>
            <w:szCs w:val="24"/>
            <w:highlight w:val="white"/>
          </w:rPr>
          <m:t>T</m:t>
        </m:r>
      </m:oMath>
      <w:r w:rsidRPr="005E1DDF">
        <w:rPr>
          <w:rFonts w:ascii="Times New Roman" w:eastAsia="Times New Roman" w:hAnsi="Times New Roman" w:cs="Times New Roman"/>
          <w:color w:val="1F1F1F"/>
          <w:sz w:val="24"/>
          <w:szCs w:val="24"/>
          <w:highlight w:val="white"/>
          <w:lang w:val="sv-SE"/>
        </w:rPr>
        <w:t xml:space="preserve"> adalah suatu interval bilangan riil</w:t>
      </w:r>
      <w:r w:rsidR="67406983" w:rsidRPr="005E1DDF">
        <w:rPr>
          <w:rFonts w:ascii="Times New Roman" w:eastAsia="Times New Roman" w:hAnsi="Times New Roman" w:cs="Times New Roman"/>
          <w:color w:val="1F1F1F"/>
          <w:sz w:val="24"/>
          <w:szCs w:val="24"/>
          <w:highlight w:val="white"/>
          <w:lang w:val="sv-SE"/>
        </w:rPr>
        <w:t xml:space="preserve"> [</w:t>
      </w:r>
      <w:r w:rsidR="486EC565" w:rsidRPr="005E1DDF">
        <w:rPr>
          <w:rFonts w:ascii="Times New Roman" w:eastAsia="Times New Roman" w:hAnsi="Times New Roman" w:cs="Times New Roman"/>
          <w:color w:val="1F1F1F"/>
          <w:sz w:val="24"/>
          <w:szCs w:val="24"/>
          <w:highlight w:val="white"/>
          <w:lang w:val="sv-SE"/>
        </w:rPr>
        <w:t>9</w:t>
      </w:r>
      <w:r w:rsidR="67406983" w:rsidRPr="005E1DDF">
        <w:rPr>
          <w:rFonts w:ascii="Times New Roman" w:eastAsia="Times New Roman" w:hAnsi="Times New Roman" w:cs="Times New Roman"/>
          <w:color w:val="1F1F1F"/>
          <w:sz w:val="24"/>
          <w:szCs w:val="24"/>
          <w:highlight w:val="white"/>
          <w:lang w:val="sv-SE"/>
        </w:rPr>
        <w:t>]</w:t>
      </w:r>
      <w:r w:rsidR="00B62A6E" w:rsidRPr="005E1DDF">
        <w:rPr>
          <w:rFonts w:ascii="Times New Roman" w:eastAsia="Times New Roman" w:hAnsi="Times New Roman" w:cs="Times New Roman"/>
          <w:color w:val="1F1F1F"/>
          <w:sz w:val="24"/>
          <w:szCs w:val="24"/>
          <w:highlight w:val="white"/>
          <w:lang w:val="sv-SE"/>
        </w:rPr>
        <w:t xml:space="preserve">. </w:t>
      </w:r>
    </w:p>
    <w:p w14:paraId="6B955B26" w14:textId="7332C1FA" w:rsidR="00C83799" w:rsidRDefault="00666E52" w:rsidP="003F7A03">
      <w:pPr>
        <w:spacing w:after="240" w:line="360" w:lineRule="auto"/>
        <w:ind w:right="-630"/>
        <w:rPr>
          <w:b/>
          <w:bCs/>
          <w:color w:val="1F1F1F"/>
          <w:lang w:val="sv-SE"/>
        </w:rPr>
      </w:pPr>
      <w:r w:rsidRPr="005E1DDF">
        <w:rPr>
          <w:rFonts w:ascii="Times New Roman" w:eastAsia="Times New Roman" w:hAnsi="Times New Roman" w:cs="Times New Roman"/>
          <w:b/>
          <w:bCs/>
          <w:sz w:val="24"/>
          <w:szCs w:val="24"/>
          <w:lang w:val="sv-SE"/>
        </w:rPr>
        <w:t>2.</w:t>
      </w:r>
      <w:r w:rsidR="00711481">
        <w:rPr>
          <w:rFonts w:ascii="Times New Roman" w:eastAsia="Times New Roman" w:hAnsi="Times New Roman" w:cs="Times New Roman"/>
          <w:b/>
          <w:bCs/>
          <w:sz w:val="24"/>
          <w:szCs w:val="24"/>
          <w:lang w:val="sv-SE"/>
        </w:rPr>
        <w:t>2</w:t>
      </w:r>
      <w:r w:rsidRPr="005E1DDF">
        <w:rPr>
          <w:rFonts w:ascii="Times New Roman" w:eastAsia="Times New Roman" w:hAnsi="Times New Roman" w:cs="Times New Roman"/>
          <w:b/>
          <w:bCs/>
          <w:sz w:val="24"/>
          <w:szCs w:val="24"/>
          <w:lang w:val="sv-SE"/>
        </w:rPr>
        <w:t xml:space="preserve"> </w:t>
      </w:r>
      <w:r w:rsidRPr="005E1DDF">
        <w:rPr>
          <w:rFonts w:ascii="Times New Roman" w:eastAsia="Times New Roman" w:hAnsi="Times New Roman" w:cs="Times New Roman"/>
          <w:b/>
          <w:bCs/>
          <w:color w:val="1F1F1F"/>
          <w:sz w:val="24"/>
          <w:szCs w:val="24"/>
          <w:lang w:val="sv-SE"/>
        </w:rPr>
        <w:t xml:space="preserve">Rantai Markov </w:t>
      </w:r>
      <w:r w:rsidR="003F7A03">
        <w:rPr>
          <w:rFonts w:ascii="Times New Roman" w:eastAsia="Times New Roman" w:hAnsi="Times New Roman" w:cs="Times New Roman"/>
          <w:b/>
          <w:bCs/>
          <w:color w:val="1F1F1F"/>
          <w:sz w:val="24"/>
          <w:szCs w:val="24"/>
          <w:lang w:val="sv-SE"/>
        </w:rPr>
        <w:t>(</w:t>
      </w:r>
      <w:r w:rsidRPr="003F7A03">
        <w:rPr>
          <w:rFonts w:ascii="Times New Roman" w:eastAsia="Times New Roman" w:hAnsi="Times New Roman" w:cs="Times New Roman"/>
          <w:b/>
          <w:bCs/>
          <w:i/>
          <w:iCs/>
          <w:color w:val="1F1F1F"/>
          <w:sz w:val="24"/>
          <w:szCs w:val="24"/>
          <w:lang w:val="sv-SE"/>
        </w:rPr>
        <w:t>Markov Chain</w:t>
      </w:r>
      <w:r w:rsidR="003F7A03">
        <w:rPr>
          <w:rFonts w:ascii="Times New Roman" w:eastAsia="Times New Roman" w:hAnsi="Times New Roman" w:cs="Times New Roman"/>
          <w:b/>
          <w:bCs/>
          <w:color w:val="1F1F1F"/>
          <w:sz w:val="24"/>
          <w:szCs w:val="24"/>
          <w:lang w:val="sv-SE"/>
        </w:rPr>
        <w:t>)</w:t>
      </w:r>
    </w:p>
    <w:p w14:paraId="194CFB30" w14:textId="3B79552D" w:rsidR="004653BB" w:rsidRPr="004653BB" w:rsidRDefault="004653BB" w:rsidP="004653BB">
      <w:pPr>
        <w:spacing w:line="360" w:lineRule="auto"/>
        <w:jc w:val="both"/>
        <w:rPr>
          <w:rFonts w:ascii="Times New Roman" w:hAnsi="Times New Roman" w:cs="Times New Roman"/>
          <w:sz w:val="24"/>
          <w:szCs w:val="24"/>
          <w:lang w:val="sv-SE"/>
        </w:rPr>
      </w:pPr>
      <w:bookmarkStart w:id="34" w:name="_k5pb8pl7ld84" w:colFirst="0" w:colLast="0"/>
      <w:bookmarkStart w:id="35" w:name="_Toc215078170"/>
      <w:bookmarkEnd w:id="34"/>
      <w:r w:rsidRPr="004653BB">
        <w:rPr>
          <w:rFonts w:ascii="Times New Roman" w:hAnsi="Times New Roman" w:cs="Times New Roman"/>
          <w:sz w:val="24"/>
          <w:szCs w:val="24"/>
          <w:lang w:val="sv-SE"/>
        </w:rPr>
        <w:t>Rantai Markov merupakan suatu kelas khusus dari proses stokastik yang memiliki karakteristik utama berupa properti Markov, yaitu keadaan sistem di masa depan hanya bergantung pada keadaan saat ini dan tidak dipengaruhi oleh keadaan-keadaan sebelumnya. Konsep ini pertama kali diperkenalkan oleh Andrey Andreyevich Markov pada tahun 1907 sebagai pendekatan untuk menganalisis pola urutan huruf dalam karya sastra. Seiring dengan perkembangannya, Rantai Markov telah digunakan secara luas sebagai salah satu metode pemodelan yang penting dalam berbagai bidang, seperti riset operasi, ekonomi, dan teknik</w:t>
      </w:r>
      <w:r w:rsidR="22D18C2A" w:rsidRPr="4D29144A">
        <w:rPr>
          <w:rFonts w:ascii="Times New Roman" w:hAnsi="Times New Roman" w:cs="Times New Roman"/>
          <w:sz w:val="24"/>
          <w:szCs w:val="24"/>
          <w:lang w:val="sv-SE"/>
        </w:rPr>
        <w:t xml:space="preserve"> </w:t>
      </w:r>
      <w:r w:rsidR="22D18C2A" w:rsidRPr="7A98A600">
        <w:rPr>
          <w:rFonts w:ascii="Times New Roman" w:hAnsi="Times New Roman" w:cs="Times New Roman"/>
          <w:sz w:val="24"/>
          <w:szCs w:val="24"/>
          <w:lang w:val="sv-SE"/>
        </w:rPr>
        <w:t>[</w:t>
      </w:r>
      <w:r w:rsidR="398B70A7" w:rsidRPr="7A98A600">
        <w:rPr>
          <w:rFonts w:ascii="Times New Roman" w:hAnsi="Times New Roman" w:cs="Times New Roman"/>
          <w:sz w:val="24"/>
          <w:szCs w:val="24"/>
          <w:lang w:val="sv-SE"/>
        </w:rPr>
        <w:t>10</w:t>
      </w:r>
      <w:r w:rsidR="22D18C2A" w:rsidRPr="7A98A600">
        <w:rPr>
          <w:rFonts w:ascii="Times New Roman" w:hAnsi="Times New Roman" w:cs="Times New Roman"/>
          <w:sz w:val="24"/>
          <w:szCs w:val="24"/>
          <w:lang w:val="sv-SE"/>
        </w:rPr>
        <w:t>]</w:t>
      </w:r>
      <w:r w:rsidRPr="7A98A600">
        <w:rPr>
          <w:rFonts w:ascii="Times New Roman" w:hAnsi="Times New Roman" w:cs="Times New Roman"/>
          <w:sz w:val="24"/>
          <w:szCs w:val="24"/>
          <w:lang w:val="sv-SE"/>
        </w:rPr>
        <w:t>.</w:t>
      </w:r>
    </w:p>
    <w:p w14:paraId="247CCCEB" w14:textId="52581C92" w:rsidR="007408BD" w:rsidRPr="005E1DDF" w:rsidRDefault="00666E52">
      <w:pPr>
        <w:pStyle w:val="Judul2"/>
        <w:spacing w:line="360" w:lineRule="auto"/>
        <w:jc w:val="both"/>
        <w:rPr>
          <w:rFonts w:ascii="Times New Roman" w:eastAsia="Times New Roman" w:hAnsi="Times New Roman" w:cs="Times New Roman"/>
          <w:b/>
          <w:bCs/>
          <w:color w:val="1F1F1F"/>
          <w:sz w:val="24"/>
          <w:szCs w:val="24"/>
          <w:lang w:val="sv-SE"/>
        </w:rPr>
      </w:pPr>
      <w:bookmarkStart w:id="36" w:name="_Toc215092566"/>
      <w:r w:rsidRPr="005E1DDF">
        <w:rPr>
          <w:rFonts w:ascii="Times New Roman" w:eastAsia="Times New Roman" w:hAnsi="Times New Roman" w:cs="Times New Roman"/>
          <w:b/>
          <w:bCs/>
          <w:color w:val="1F1F1F"/>
          <w:sz w:val="24"/>
          <w:szCs w:val="24"/>
          <w:lang w:val="sv-SE"/>
        </w:rPr>
        <w:t>2.</w:t>
      </w:r>
      <w:r w:rsidR="00711481">
        <w:rPr>
          <w:rFonts w:ascii="Times New Roman" w:eastAsia="Times New Roman" w:hAnsi="Times New Roman" w:cs="Times New Roman"/>
          <w:b/>
          <w:bCs/>
          <w:color w:val="1F1F1F"/>
          <w:sz w:val="24"/>
          <w:szCs w:val="24"/>
          <w:lang w:val="sv-SE"/>
        </w:rPr>
        <w:t>2</w:t>
      </w:r>
      <w:r w:rsidRPr="005E1DDF">
        <w:rPr>
          <w:rFonts w:ascii="Times New Roman" w:eastAsia="Times New Roman" w:hAnsi="Times New Roman" w:cs="Times New Roman"/>
          <w:b/>
          <w:bCs/>
          <w:color w:val="1F1F1F"/>
          <w:sz w:val="24"/>
          <w:szCs w:val="24"/>
          <w:lang w:val="sv-SE"/>
        </w:rPr>
        <w:t>.1 Definisi dan Properti Markov</w:t>
      </w:r>
      <w:bookmarkEnd w:id="35"/>
      <w:bookmarkEnd w:id="36"/>
    </w:p>
    <w:p w14:paraId="18843AFE" w14:textId="10FF6964" w:rsidR="007408BD" w:rsidRDefault="00666E52">
      <w:pPr>
        <w:spacing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Rantai Markov didefinisikan sebagai proses stokastik </w:t>
      </w:r>
      <m:oMath>
        <m:r>
          <w:rPr>
            <w:rFonts w:ascii="Times New Roman" w:eastAsia="Times New Roman" w:hAnsi="Times New Roman" w:cs="Times New Roman"/>
            <w:sz w:val="24"/>
            <w:szCs w:val="24"/>
            <w:lang w:val="sv-SE"/>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n</m:t>
            </m:r>
          </m:sub>
        </m:sSub>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n</m:t>
        </m:r>
        <m:r>
          <w:rPr>
            <w:rFonts w:ascii="Times New Roman" w:eastAsia="Times New Roman" w:hAnsi="Times New Roman" w:cs="Times New Roman"/>
            <w:sz w:val="24"/>
            <w:szCs w:val="24"/>
            <w:lang w:val="sv-SE"/>
          </w:rPr>
          <m:t>=0,1,2,...}</m:t>
        </m:r>
      </m:oMath>
      <w:r w:rsidRPr="005E1DDF">
        <w:rPr>
          <w:rFonts w:ascii="Times New Roman" w:eastAsia="Times New Roman" w:hAnsi="Times New Roman" w:cs="Times New Roman"/>
          <w:sz w:val="24"/>
          <w:szCs w:val="24"/>
          <w:lang w:val="sv-SE"/>
        </w:rPr>
        <w:t xml:space="preserve"> dengan ruang keadaan diskrit, yang memenuhi sifat bahwa probabilitas bersyarat dari kejadian masa depan, diberikan kejadian masa lalu dan kejadian saat ini, hanya bergantung pada kejadian saat ini dan tidak dipengaruhi oleh kejadian masa lalu.</w:t>
      </w:r>
      <w:r w:rsidR="00474535">
        <w:rPr>
          <w:rFonts w:ascii="Times New Roman" w:eastAsia="Times New Roman" w:hAnsi="Times New Roman" w:cs="Times New Roman"/>
          <w:sz w:val="24"/>
          <w:szCs w:val="24"/>
          <w:vertAlign w:val="superscript"/>
          <w:lang w:val="sv-SE"/>
        </w:rPr>
        <w:t xml:space="preserve"> </w:t>
      </w:r>
      <w:r w:rsidRPr="005E1DDF">
        <w:rPr>
          <w:rFonts w:ascii="Times New Roman" w:eastAsia="Times New Roman" w:hAnsi="Times New Roman" w:cs="Times New Roman"/>
          <w:sz w:val="24"/>
          <w:szCs w:val="24"/>
          <w:lang w:val="sv-SE"/>
        </w:rPr>
        <w:t xml:space="preserve">Sifat ini dikenal sebagai sifat "tanpa memori" atau </w:t>
      </w:r>
      <w:r w:rsidRPr="005E1DDF">
        <w:rPr>
          <w:rFonts w:ascii="Times New Roman" w:eastAsia="Times New Roman" w:hAnsi="Times New Roman" w:cs="Times New Roman"/>
          <w:i/>
          <w:iCs/>
          <w:sz w:val="24"/>
          <w:szCs w:val="24"/>
          <w:lang w:val="sv-SE"/>
        </w:rPr>
        <w:t>memoryless</w:t>
      </w:r>
      <w:r w:rsidRPr="005E1DDF">
        <w:rPr>
          <w:rFonts w:ascii="Times New Roman" w:eastAsia="Times New Roman" w:hAnsi="Times New Roman" w:cs="Times New Roman"/>
          <w:sz w:val="24"/>
          <w:szCs w:val="24"/>
          <w:lang w:val="sv-SE"/>
        </w:rPr>
        <w:t>.</w:t>
      </w:r>
      <w:r w:rsidR="00474535">
        <w:rPr>
          <w:rFonts w:ascii="Times New Roman" w:eastAsia="Times New Roman" w:hAnsi="Times New Roman" w:cs="Times New Roman"/>
          <w:sz w:val="24"/>
          <w:szCs w:val="24"/>
          <w:lang w:val="sv-SE"/>
        </w:rPr>
        <w:t xml:space="preserve"> </w:t>
      </w:r>
      <w:r w:rsidRPr="005E1DDF">
        <w:rPr>
          <w:rFonts w:ascii="Times New Roman" w:eastAsia="Times New Roman" w:hAnsi="Times New Roman" w:cs="Times New Roman"/>
          <w:sz w:val="24"/>
          <w:szCs w:val="24"/>
          <w:lang w:val="sv-SE"/>
        </w:rPr>
        <w:t xml:space="preserve">Secara matematis, properti Markov </w:t>
      </w:r>
      <w:r w:rsidR="006A50FD">
        <w:rPr>
          <w:rFonts w:ascii="Times New Roman" w:eastAsia="Times New Roman" w:hAnsi="Times New Roman" w:cs="Times New Roman"/>
          <w:sz w:val="24"/>
          <w:szCs w:val="24"/>
          <w:lang w:val="sv-SE"/>
        </w:rPr>
        <w:t>dituliskan seperti Persa</w:t>
      </w:r>
      <w:r w:rsidR="00544A2A">
        <w:rPr>
          <w:rFonts w:ascii="Times New Roman" w:eastAsia="Times New Roman" w:hAnsi="Times New Roman" w:cs="Times New Roman"/>
          <w:sz w:val="24"/>
          <w:szCs w:val="24"/>
          <w:lang w:val="sv-SE"/>
        </w:rPr>
        <w:t>maan 1.</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8"/>
      </w:tblGrid>
      <w:tr w:rsidR="005A3A96" w14:paraId="2D4E331F" w14:textId="77777777" w:rsidTr="005A3A96">
        <w:tc>
          <w:tcPr>
            <w:tcW w:w="8642" w:type="dxa"/>
          </w:tcPr>
          <w:p w14:paraId="4B0BEE02" w14:textId="5B5928DB" w:rsidR="005A3A96" w:rsidRDefault="005A3A96" w:rsidP="005A3A96">
            <w:pPr>
              <w:spacing w:line="360" w:lineRule="auto"/>
              <w:jc w:val="center"/>
              <w:rPr>
                <w:rFonts w:ascii="Times New Roman" w:eastAsia="Times New Roman" w:hAnsi="Times New Roman" w:cs="Times New Roman"/>
                <w:sz w:val="24"/>
                <w:szCs w:val="24"/>
                <w:lang w:val="sv-SE"/>
              </w:rPr>
            </w:pPr>
            <m:oMath>
              <m:r>
                <w:rPr>
                  <w:rFonts w:ascii="Times New Roman" w:eastAsia="Times New Roman" w:hAnsi="Times New Roman" w:cs="Times New Roman"/>
                  <w:sz w:val="24"/>
                  <w:szCs w:val="24"/>
                </w:rPr>
                <m:t>P</m:t>
              </m:r>
              <m:r>
                <w:rPr>
                  <w:rFonts w:ascii="Times New Roman" w:eastAsia="Times New Roman" w:hAnsi="Times New Roman" w:cs="Times New Roman"/>
                  <w:sz w:val="24"/>
                  <w:szCs w:val="24"/>
                  <w:lang w:val="sv-SE"/>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n</m:t>
                  </m:r>
                  <m:r>
                    <w:rPr>
                      <w:rFonts w:ascii="Times New Roman" w:eastAsia="Times New Roman" w:hAnsi="Times New Roman" w:cs="Times New Roman"/>
                      <w:sz w:val="24"/>
                      <w:szCs w:val="24"/>
                      <w:lang w:val="sv-SE"/>
                    </w:rPr>
                    <m:t>+1</m:t>
                  </m:r>
                </m:sub>
              </m:sSub>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j</m:t>
              </m:r>
              <m:r>
                <w:rPr>
                  <w:rFonts w:ascii="Times New Roman" w:eastAsia="Times New Roman" w:hAnsi="Times New Roman" w:cs="Times New Roman"/>
                  <w:sz w:val="24"/>
                  <w:szCs w:val="24"/>
                  <w:lang w:val="sv-SE"/>
                </w:rPr>
                <m:t xml:space="preserve"> </m:t>
              </m:r>
            </m:oMath>
            <w:r w:rsidRPr="005E1DDF">
              <w:rPr>
                <w:rFonts w:ascii="Times New Roman" w:eastAsia="Times New Roman" w:hAnsi="Times New Roman" w:cs="Times New Roman"/>
                <w:sz w:val="24"/>
                <w:szCs w:val="24"/>
                <w:lang w:val="sv-SE"/>
              </w:rPr>
              <w:t xml:space="preserv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n</m:t>
                  </m:r>
                </m:sub>
              </m:sSub>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i</m:t>
              </m:r>
              <m:r>
                <w:rPr>
                  <w:rFonts w:ascii="Times New Roman" w:eastAsia="Times New Roman" w:hAnsi="Times New Roman" w:cs="Times New Roman"/>
                  <w:sz w:val="24"/>
                  <w:szCs w:val="24"/>
                  <w:lang w:val="sv-SE"/>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n</m:t>
                  </m:r>
                  <m:r>
                    <w:rPr>
                      <w:rFonts w:ascii="Times New Roman" w:eastAsia="Times New Roman" w:hAnsi="Times New Roman" w:cs="Times New Roman"/>
                      <w:sz w:val="24"/>
                      <w:szCs w:val="24"/>
                      <w:lang w:val="sv-SE"/>
                    </w:rPr>
                    <m:t>-1</m:t>
                  </m:r>
                </m:sub>
              </m:sSub>
              <m:r>
                <w:rPr>
                  <w:rFonts w:ascii="Times New Roman" w:eastAsia="Times New Roman" w:hAnsi="Times New Roman" w:cs="Times New Roman"/>
                  <w:sz w:val="24"/>
                  <w:szCs w:val="24"/>
                  <w:lang w:val="sv-SE"/>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i</m:t>
                  </m:r>
                </m:e>
                <m:sub>
                  <m:r>
                    <w:rPr>
                      <w:rFonts w:ascii="Times New Roman" w:eastAsia="Times New Roman" w:hAnsi="Times New Roman" w:cs="Times New Roman"/>
                      <w:sz w:val="24"/>
                      <w:szCs w:val="24"/>
                    </w:rPr>
                    <m:t>n</m:t>
                  </m:r>
                  <m:r>
                    <w:rPr>
                      <w:rFonts w:ascii="Times New Roman" w:eastAsia="Times New Roman" w:hAnsi="Times New Roman" w:cs="Times New Roman"/>
                      <w:sz w:val="24"/>
                      <w:szCs w:val="24"/>
                      <w:lang w:val="sv-SE"/>
                    </w:rPr>
                    <m:t>-1</m:t>
                  </m:r>
                </m:sub>
              </m:sSub>
              <m:r>
                <w:rPr>
                  <w:rFonts w:ascii="Times New Roman" w:eastAsia="Times New Roman" w:hAnsi="Times New Roman" w:cs="Times New Roman"/>
                  <w:sz w:val="24"/>
                  <w:szCs w:val="24"/>
                  <w:lang w:val="sv-SE"/>
                </w:rPr>
                <m:t>,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lang w:val="sv-SE"/>
                    </w:rPr>
                    <m:t>0</m:t>
                  </m:r>
                </m:sub>
              </m:sSub>
              <m:r>
                <w:rPr>
                  <w:rFonts w:ascii="Times New Roman" w:eastAsia="Times New Roman" w:hAnsi="Times New Roman" w:cs="Times New Roman"/>
                  <w:sz w:val="24"/>
                  <w:szCs w:val="24"/>
                  <w:lang w:val="sv-SE"/>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i</m:t>
                  </m:r>
                </m:e>
                <m:sub>
                  <m:r>
                    <w:rPr>
                      <w:rFonts w:ascii="Times New Roman" w:eastAsia="Times New Roman" w:hAnsi="Times New Roman" w:cs="Times New Roman"/>
                      <w:sz w:val="24"/>
                      <w:szCs w:val="24"/>
                      <w:lang w:val="sv-SE"/>
                    </w:rPr>
                    <m:t>0</m:t>
                  </m:r>
                </m:sub>
              </m:sSub>
            </m:oMath>
          </w:p>
        </w:tc>
        <w:tc>
          <w:tcPr>
            <w:tcW w:w="708" w:type="dxa"/>
          </w:tcPr>
          <w:p w14:paraId="23B68D0F" w14:textId="25635ED8" w:rsidR="005A3A96" w:rsidRDefault="005A3A96" w:rsidP="005A3A96">
            <w:pPr>
              <w:spacing w:after="240" w:line="360" w:lineRule="auto"/>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(1)</w:t>
            </w:r>
          </w:p>
        </w:tc>
      </w:tr>
    </w:tbl>
    <w:p w14:paraId="2D1876EE" w14:textId="6A54D7D3" w:rsidR="007408BD" w:rsidRPr="005E1DDF" w:rsidRDefault="00666E52">
      <w:pPr>
        <w:spacing w:after="240" w:line="360" w:lineRule="auto"/>
        <w:jc w:val="both"/>
        <w:rPr>
          <w:rFonts w:ascii="Times New Roman" w:eastAsia="Times New Roman" w:hAnsi="Times New Roman" w:cs="Times New Roman"/>
          <w:sz w:val="24"/>
          <w:szCs w:val="24"/>
          <w:vertAlign w:val="superscript"/>
          <w:lang w:val="sv-SE"/>
        </w:rPr>
      </w:pPr>
      <w:r w:rsidRPr="005E1DDF">
        <w:rPr>
          <w:rFonts w:ascii="Times New Roman" w:eastAsia="Times New Roman" w:hAnsi="Times New Roman" w:cs="Times New Roman"/>
          <w:sz w:val="24"/>
          <w:szCs w:val="24"/>
          <w:lang w:val="sv-SE"/>
        </w:rPr>
        <w:t xml:space="preserve">Persamaan </w:t>
      </w:r>
      <w:r w:rsidR="00544A2A">
        <w:rPr>
          <w:rFonts w:ascii="Times New Roman" w:eastAsia="Times New Roman" w:hAnsi="Times New Roman" w:cs="Times New Roman"/>
          <w:sz w:val="24"/>
          <w:szCs w:val="24"/>
          <w:lang w:val="sv-SE"/>
        </w:rPr>
        <w:t>1</w:t>
      </w:r>
      <w:r w:rsidRPr="005E1DDF">
        <w:rPr>
          <w:rFonts w:ascii="Times New Roman" w:eastAsia="Times New Roman" w:hAnsi="Times New Roman" w:cs="Times New Roman"/>
          <w:sz w:val="24"/>
          <w:szCs w:val="24"/>
          <w:lang w:val="sv-SE"/>
        </w:rPr>
        <w:t xml:space="preserve"> menyatakan bahwa probabilitas sistem berada pada keadaan </w:t>
      </w:r>
      <m:oMath>
        <m:r>
          <w:rPr>
            <w:rFonts w:ascii="Times New Roman" w:eastAsia="Times New Roman" w:hAnsi="Times New Roman" w:cs="Times New Roman"/>
            <w:sz w:val="24"/>
            <w:szCs w:val="24"/>
          </w:rPr>
          <m:t>j</m:t>
        </m:r>
      </m:oMath>
      <w:r w:rsidRPr="005E1DDF">
        <w:rPr>
          <w:rFonts w:ascii="Times New Roman" w:eastAsia="Times New Roman" w:hAnsi="Times New Roman" w:cs="Times New Roman"/>
          <w:sz w:val="24"/>
          <w:szCs w:val="24"/>
          <w:lang w:val="sv-SE"/>
        </w:rPr>
        <w:t xml:space="preserve"> pada waktu </w:t>
      </w:r>
      <m:oMath>
        <m:r>
          <w:rPr>
            <w:rFonts w:ascii="Times New Roman" w:eastAsia="Times New Roman" w:hAnsi="Times New Roman" w:cs="Times New Roman"/>
            <w:sz w:val="24"/>
            <w:szCs w:val="24"/>
          </w:rPr>
          <m:t>n</m:t>
        </m:r>
        <m:r>
          <w:rPr>
            <w:rFonts w:ascii="Times New Roman" w:eastAsia="Times New Roman" w:hAnsi="Times New Roman" w:cs="Times New Roman"/>
            <w:sz w:val="24"/>
            <w:szCs w:val="24"/>
            <w:lang w:val="sv-SE"/>
          </w:rPr>
          <m:t>+1</m:t>
        </m:r>
      </m:oMath>
      <w:r w:rsidRPr="005E1DDF">
        <w:rPr>
          <w:rFonts w:ascii="Times New Roman" w:eastAsia="Times New Roman" w:hAnsi="Times New Roman" w:cs="Times New Roman"/>
          <w:sz w:val="24"/>
          <w:szCs w:val="24"/>
          <w:lang w:val="sv-SE"/>
        </w:rPr>
        <w:t xml:space="preserve"> hanya bergantung pada kenyataan bahwa sistem berada pada keadaan </w:t>
      </w:r>
      <m:oMath>
        <m:r>
          <w:rPr>
            <w:rFonts w:ascii="Times New Roman" w:eastAsia="Times New Roman" w:hAnsi="Times New Roman" w:cs="Times New Roman"/>
            <w:sz w:val="24"/>
            <w:szCs w:val="24"/>
          </w:rPr>
          <m:t>i</m:t>
        </m:r>
      </m:oMath>
      <w:r w:rsidRPr="005E1DDF">
        <w:rPr>
          <w:rFonts w:ascii="Times New Roman" w:eastAsia="Times New Roman" w:hAnsi="Times New Roman" w:cs="Times New Roman"/>
          <w:sz w:val="24"/>
          <w:szCs w:val="24"/>
          <w:lang w:val="sv-SE"/>
        </w:rPr>
        <w:t xml:space="preserve"> pada waktu</w:t>
      </w:r>
      <m:oMath>
        <m:r>
          <w:rPr>
            <w:rFonts w:ascii="Times New Roman" w:eastAsia="Times New Roman" w:hAnsi="Times New Roman" w:cs="Times New Roman"/>
            <w:sz w:val="24"/>
            <w:szCs w:val="24"/>
            <w:lang w:val="sv-SE"/>
          </w:rPr>
          <m:t xml:space="preserve"> </m:t>
        </m:r>
        <m:r>
          <w:rPr>
            <w:rFonts w:ascii="Times New Roman" w:eastAsia="Times New Roman" w:hAnsi="Times New Roman" w:cs="Times New Roman"/>
            <w:sz w:val="24"/>
            <w:szCs w:val="24"/>
          </w:rPr>
          <m:t>n</m:t>
        </m:r>
      </m:oMath>
      <w:r w:rsidRPr="005E1DDF">
        <w:rPr>
          <w:rFonts w:ascii="Times New Roman" w:eastAsia="Times New Roman" w:hAnsi="Times New Roman" w:cs="Times New Roman"/>
          <w:sz w:val="24"/>
          <w:szCs w:val="24"/>
          <w:lang w:val="sv-SE"/>
        </w:rPr>
        <w:t xml:space="preserve">. Riwayat bagaimana sistem mencapai keadaan </w:t>
      </w:r>
      <m:oMath>
        <m:r>
          <w:rPr>
            <w:rFonts w:ascii="Times New Roman" w:eastAsia="Times New Roman" w:hAnsi="Times New Roman" w:cs="Times New Roman"/>
            <w:sz w:val="24"/>
            <w:szCs w:val="24"/>
          </w:rPr>
          <m:t>i</m:t>
        </m:r>
      </m:oMath>
      <w:r w:rsidRPr="005E1DDF">
        <w:rPr>
          <w:rFonts w:ascii="Times New Roman" w:eastAsia="Times New Roman" w:hAnsi="Times New Roman" w:cs="Times New Roman"/>
          <w:sz w:val="24"/>
          <w:szCs w:val="24"/>
          <w:lang w:val="sv-SE"/>
        </w:rPr>
        <w:t xml:space="preserve"> menjadi tidak relevan untuk prediksi satu langkah ke depan</w:t>
      </w:r>
      <w:r w:rsidR="7CC21EC9" w:rsidRPr="005E1DDF">
        <w:rPr>
          <w:rFonts w:ascii="Times New Roman" w:eastAsia="Times New Roman" w:hAnsi="Times New Roman" w:cs="Times New Roman"/>
          <w:sz w:val="24"/>
          <w:szCs w:val="24"/>
          <w:lang w:val="sv-SE"/>
        </w:rPr>
        <w:t xml:space="preserve"> [11]</w:t>
      </w:r>
      <w:r w:rsidR="005F3E1A" w:rsidRPr="005E1DDF">
        <w:rPr>
          <w:rFonts w:ascii="Times New Roman" w:eastAsia="Times New Roman" w:hAnsi="Times New Roman" w:cs="Times New Roman"/>
          <w:sz w:val="24"/>
          <w:szCs w:val="24"/>
          <w:lang w:val="sv-SE"/>
        </w:rPr>
        <w:t>.</w:t>
      </w:r>
    </w:p>
    <w:p w14:paraId="2BD78CDE" w14:textId="00D785ED" w:rsidR="007408BD" w:rsidRPr="005E1DDF" w:rsidRDefault="00666E52" w:rsidP="00A31869">
      <w:pPr>
        <w:pStyle w:val="Judul3"/>
        <w:keepNext w:val="0"/>
        <w:keepLines w:val="0"/>
        <w:numPr>
          <w:ilvl w:val="2"/>
          <w:numId w:val="15"/>
        </w:numPr>
        <w:shd w:val="clear" w:color="auto" w:fill="FFFFFF"/>
        <w:spacing w:before="0" w:after="120" w:line="360" w:lineRule="auto"/>
        <w:jc w:val="both"/>
        <w:rPr>
          <w:rFonts w:ascii="Times New Roman" w:eastAsia="Times New Roman" w:hAnsi="Times New Roman" w:cs="Times New Roman"/>
          <w:b/>
          <w:bCs/>
          <w:color w:val="1F1F1F"/>
          <w:sz w:val="24"/>
          <w:szCs w:val="24"/>
          <w:lang w:val="sv-SE"/>
        </w:rPr>
      </w:pPr>
      <w:bookmarkStart w:id="37" w:name="_c808z83tfxve" w:colFirst="0" w:colLast="0"/>
      <w:bookmarkStart w:id="38" w:name="_Toc215078171"/>
      <w:bookmarkStart w:id="39" w:name="_Toc215092567"/>
      <w:bookmarkEnd w:id="37"/>
      <w:r w:rsidRPr="005E1DDF">
        <w:rPr>
          <w:rFonts w:ascii="Times New Roman" w:eastAsia="Times New Roman" w:hAnsi="Times New Roman" w:cs="Times New Roman"/>
          <w:b/>
          <w:bCs/>
          <w:color w:val="1F1F1F"/>
          <w:sz w:val="24"/>
          <w:szCs w:val="24"/>
          <w:lang w:val="sv-SE"/>
        </w:rPr>
        <w:t>Syarat-Syarat Rantai Markov dalam Penelitian</w:t>
      </w:r>
      <w:bookmarkEnd w:id="38"/>
      <w:bookmarkEnd w:id="39"/>
    </w:p>
    <w:p w14:paraId="1FB3EF8C" w14:textId="672D51EF" w:rsidR="005C1C1B" w:rsidRDefault="00A31869" w:rsidP="005C1C1B">
      <w:pPr>
        <w:spacing w:line="360" w:lineRule="auto"/>
        <w:jc w:val="both"/>
        <w:rPr>
          <w:sz w:val="24"/>
          <w:szCs w:val="24"/>
          <w:lang w:val="sv-SE"/>
        </w:rPr>
      </w:pPr>
      <w:r w:rsidRPr="00A31869">
        <w:rPr>
          <w:rFonts w:ascii="Times New Roman" w:eastAsia="Times New Roman" w:hAnsi="Times New Roman" w:cs="Times New Roman"/>
          <w:sz w:val="24"/>
          <w:szCs w:val="24"/>
          <w:lang w:val="sv-SE"/>
        </w:rPr>
        <w:t>Penerapan analisis Rantai Markov secara valid memerlukan beberapa asumsi atau syarat yang harus dipenuhi</w:t>
      </w:r>
      <w:r w:rsidR="008F310F">
        <w:rPr>
          <w:rFonts w:ascii="Times New Roman" w:eastAsia="Times New Roman" w:hAnsi="Times New Roman" w:cs="Times New Roman"/>
          <w:sz w:val="24"/>
          <w:szCs w:val="24"/>
          <w:lang w:val="sv-SE"/>
        </w:rPr>
        <w:t xml:space="preserve"> s</w:t>
      </w:r>
      <w:r w:rsidR="005C1C1B">
        <w:rPr>
          <w:rFonts w:ascii="Times New Roman" w:eastAsia="Times New Roman" w:hAnsi="Times New Roman" w:cs="Times New Roman"/>
          <w:sz w:val="24"/>
          <w:szCs w:val="24"/>
          <w:lang w:val="sv-SE"/>
        </w:rPr>
        <w:t xml:space="preserve">ebagai berikut </w:t>
      </w:r>
      <w:r w:rsidR="005C1C1B" w:rsidRPr="7A98A600">
        <w:rPr>
          <w:rFonts w:ascii="Times New Roman" w:eastAsia="Times New Roman" w:hAnsi="Times New Roman" w:cs="Times New Roman"/>
          <w:sz w:val="24"/>
          <w:szCs w:val="24"/>
          <w:lang w:val="sv-SE"/>
        </w:rPr>
        <w:t>[</w:t>
      </w:r>
      <w:r w:rsidR="309D3289" w:rsidRPr="4B8AD412">
        <w:rPr>
          <w:rFonts w:ascii="Times New Roman" w:eastAsia="Times New Roman" w:hAnsi="Times New Roman" w:cs="Times New Roman"/>
          <w:sz w:val="24"/>
          <w:szCs w:val="24"/>
          <w:lang w:val="sv-SE"/>
        </w:rPr>
        <w:t>1</w:t>
      </w:r>
      <w:r w:rsidR="24F25EA0" w:rsidRPr="4B8AD412">
        <w:rPr>
          <w:rFonts w:ascii="Times New Roman" w:eastAsia="Times New Roman" w:hAnsi="Times New Roman" w:cs="Times New Roman"/>
          <w:sz w:val="24"/>
          <w:szCs w:val="24"/>
          <w:lang w:val="sv-SE"/>
        </w:rPr>
        <w:t>2</w:t>
      </w:r>
      <w:r w:rsidR="005C1C1B" w:rsidRPr="7A98A600">
        <w:rPr>
          <w:rFonts w:ascii="Times New Roman" w:eastAsia="Times New Roman" w:hAnsi="Times New Roman" w:cs="Times New Roman"/>
          <w:sz w:val="24"/>
          <w:szCs w:val="24"/>
          <w:lang w:val="sv-SE"/>
        </w:rPr>
        <w:t>].</w:t>
      </w:r>
      <w:r w:rsidRPr="00A31869">
        <w:rPr>
          <w:rFonts w:ascii="Times New Roman" w:eastAsia="Times New Roman" w:hAnsi="Times New Roman" w:cs="Times New Roman"/>
          <w:sz w:val="24"/>
          <w:szCs w:val="24"/>
          <w:lang w:val="sv-SE"/>
        </w:rPr>
        <w:t xml:space="preserve"> </w:t>
      </w:r>
    </w:p>
    <w:p w14:paraId="551B8886" w14:textId="69364566" w:rsidR="007408BD" w:rsidRPr="0023414B" w:rsidRDefault="00666E52" w:rsidP="0023414B">
      <w:pPr>
        <w:pStyle w:val="DaftarParagraf"/>
        <w:numPr>
          <w:ilvl w:val="0"/>
          <w:numId w:val="14"/>
        </w:numPr>
        <w:spacing w:line="360" w:lineRule="auto"/>
        <w:ind w:left="540"/>
        <w:jc w:val="both"/>
        <w:rPr>
          <w:sz w:val="24"/>
          <w:szCs w:val="24"/>
          <w:lang w:val="sv-SE"/>
        </w:rPr>
      </w:pPr>
      <w:r w:rsidRPr="00A80611">
        <w:rPr>
          <w:rFonts w:ascii="Times New Roman" w:eastAsia="Times New Roman" w:hAnsi="Times New Roman" w:cs="Times New Roman"/>
          <w:sz w:val="24"/>
          <w:szCs w:val="24"/>
        </w:rPr>
        <w:t>Jumlah Probabilitas Transisi:</w:t>
      </w:r>
      <w:r w:rsidRPr="00800DDB">
        <w:rPr>
          <w:rFonts w:ascii="Times New Roman" w:eastAsia="Times New Roman" w:hAnsi="Times New Roman" w:cs="Times New Roman"/>
          <w:sz w:val="24"/>
          <w:szCs w:val="24"/>
        </w:rPr>
        <w:t xml:space="preserve"> Untuk setiap keadaan awal </w:t>
      </w:r>
      <m:oMath>
        <m:r>
          <w:rPr>
            <w:rFonts w:ascii="Cambria Math" w:eastAsia="Times New Roman" w:hAnsi="Cambria Math" w:cs="Times New Roman"/>
            <w:sz w:val="24"/>
            <w:szCs w:val="24"/>
          </w:rPr>
          <m:t>i</m:t>
        </m:r>
      </m:oMath>
      <w:r w:rsidRPr="00800DDB">
        <w:rPr>
          <w:rFonts w:ascii="Times New Roman" w:eastAsia="Times New Roman" w:hAnsi="Times New Roman" w:cs="Times New Roman"/>
          <w:sz w:val="24"/>
          <w:szCs w:val="24"/>
        </w:rPr>
        <w:t xml:space="preserve">, jumlah probabilitas transisi ke seluruh keadaan </w:t>
      </w:r>
      <m:oMath>
        <m:r>
          <w:rPr>
            <w:rFonts w:ascii="Cambria Math" w:eastAsia="Times New Roman" w:hAnsi="Cambria Math" w:cs="Times New Roman"/>
            <w:sz w:val="24"/>
            <w:szCs w:val="24"/>
          </w:rPr>
          <m:t>j</m:t>
        </m:r>
      </m:oMath>
      <w:r w:rsidRPr="00800DDB">
        <w:rPr>
          <w:rFonts w:ascii="Times New Roman" w:eastAsia="Times New Roman" w:hAnsi="Times New Roman" w:cs="Times New Roman"/>
          <w:sz w:val="24"/>
          <w:szCs w:val="24"/>
        </w:rPr>
        <w:t xml:space="preserve"> yang mungkin harus sama dengan 1 atau </w:t>
      </w:r>
      <m:oMath>
        <m:nary>
          <m:naryPr>
            <m:chr m:val="∑"/>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r>
              <w:rPr>
                <w:rFonts w:ascii="Cambria Math" w:eastAsia="Times New Roman" w:hAnsi="Times New Roman" w:cs="Times New Roman"/>
                <w:sz w:val="24"/>
                <w:szCs w:val="24"/>
              </w:rPr>
              <m:t>=1</m:t>
            </m:r>
          </m:sub>
          <m:sup>
            <m:r>
              <w:rPr>
                <w:rFonts w:ascii="Cambria Math" w:eastAsia="Times New Roman" w:hAnsi="Times New Roman" w:cs="Times New Roman"/>
                <w:sz w:val="24"/>
                <w:szCs w:val="24"/>
              </w:rPr>
              <m:t>j</m:t>
            </m:r>
          </m:sup>
          <m:e>
            <m:sSub>
              <m:sSubPr>
                <m:ctrlPr>
                  <w:rPr>
                    <w:rFonts w:ascii="Cambria Math" w:eastAsia="Times New Roman" w:hAnsi="Times New Roman" w:cs="Times New Roman"/>
                    <w:i/>
                    <w:sz w:val="24"/>
                    <w:szCs w:val="24"/>
                  </w:rPr>
                </m:ctrlPr>
              </m:sSubPr>
              <m:e>
                <m:r>
                  <w:rPr>
                    <w:rFonts w:ascii="Cambria Math" w:eastAsia="Times New Roman" w:hAnsi="Times New Roman" w:cs="Times New Roman"/>
                    <w:sz w:val="24"/>
                    <w:szCs w:val="24"/>
                  </w:rPr>
                  <m:t>P</m:t>
                </m:r>
              </m:e>
              <m:sub>
                <m:r>
                  <w:rPr>
                    <w:rFonts w:ascii="Cambria Math" w:eastAsia="Times New Roman" w:hAnsi="Times New Roman" w:cs="Times New Roman"/>
                    <w:sz w:val="24"/>
                    <w:szCs w:val="24"/>
                  </w:rPr>
                  <m:t>ij</m:t>
                </m:r>
              </m:sub>
            </m:sSub>
          </m:e>
        </m:nary>
        <m:r>
          <w:rPr>
            <w:rFonts w:ascii="Cambria Math" w:eastAsia="Times New Roman" w:hAnsi="Cambria Math" w:cs="Times New Roman"/>
            <w:sz w:val="24"/>
            <w:szCs w:val="24"/>
          </w:rPr>
          <m:t>=1</m:t>
        </m:r>
      </m:oMath>
      <w:r w:rsidRPr="00800DDB">
        <w:rPr>
          <w:rFonts w:ascii="Times New Roman" w:eastAsia="Times New Roman" w:hAnsi="Times New Roman" w:cs="Times New Roman"/>
          <w:sz w:val="24"/>
          <w:szCs w:val="24"/>
        </w:rPr>
        <w:t xml:space="preserve">. </w:t>
      </w:r>
      <w:r w:rsidR="005C7A07">
        <w:rPr>
          <w:rFonts w:ascii="Times New Roman" w:eastAsia="Times New Roman" w:hAnsi="Times New Roman" w:cs="Times New Roman"/>
          <w:sz w:val="24"/>
          <w:szCs w:val="24"/>
        </w:rPr>
        <w:t xml:space="preserve">Hal </w:t>
      </w:r>
      <w:r w:rsidR="0023414B">
        <w:rPr>
          <w:rFonts w:ascii="Times New Roman" w:eastAsia="Times New Roman" w:hAnsi="Times New Roman" w:cs="Times New Roman"/>
          <w:sz w:val="24"/>
          <w:szCs w:val="24"/>
          <w:lang w:val="sv-SE"/>
        </w:rPr>
        <w:t>i</w:t>
      </w:r>
      <w:r w:rsidRPr="0023414B">
        <w:rPr>
          <w:rFonts w:ascii="Times New Roman" w:eastAsia="Times New Roman" w:hAnsi="Times New Roman" w:cs="Times New Roman"/>
          <w:sz w:val="24"/>
          <w:szCs w:val="24"/>
          <w:lang w:val="sv-SE"/>
        </w:rPr>
        <w:t>ni mencerminkan kepastian bahwa sistem harus berada di suatu keadaan pada langkah berikutnya.</w:t>
      </w:r>
    </w:p>
    <w:p w14:paraId="1C515001" w14:textId="5DCEBE88" w:rsidR="007408BD" w:rsidRPr="005E1DDF" w:rsidRDefault="00666E52" w:rsidP="00A80611">
      <w:pPr>
        <w:numPr>
          <w:ilvl w:val="0"/>
          <w:numId w:val="14"/>
        </w:numPr>
        <w:spacing w:line="360" w:lineRule="auto"/>
        <w:ind w:left="540"/>
        <w:jc w:val="both"/>
        <w:rPr>
          <w:sz w:val="24"/>
          <w:szCs w:val="24"/>
          <w:lang w:val="sv-SE"/>
        </w:rPr>
      </w:pPr>
      <w:r w:rsidRPr="00A80611">
        <w:rPr>
          <w:rFonts w:ascii="Times New Roman" w:eastAsia="Times New Roman" w:hAnsi="Times New Roman" w:cs="Times New Roman"/>
          <w:sz w:val="24"/>
          <w:szCs w:val="24"/>
          <w:lang w:val="sv-SE"/>
        </w:rPr>
        <w:t>Independensi Waktu:</w:t>
      </w:r>
      <w:r w:rsidRPr="005E1DDF">
        <w:rPr>
          <w:rFonts w:ascii="Times New Roman" w:eastAsia="Times New Roman" w:hAnsi="Times New Roman" w:cs="Times New Roman"/>
          <w:sz w:val="24"/>
          <w:szCs w:val="24"/>
          <w:lang w:val="sv-SE"/>
        </w:rPr>
        <w:t xml:space="preserve"> Probabilitas transisi diasumsikan konstan sepanjang waktu atau stasioner. </w:t>
      </w:r>
    </w:p>
    <w:p w14:paraId="7676E93D" w14:textId="5F705639" w:rsidR="007408BD" w:rsidRPr="005E1DDF" w:rsidRDefault="00666E52" w:rsidP="00A80611">
      <w:pPr>
        <w:numPr>
          <w:ilvl w:val="0"/>
          <w:numId w:val="14"/>
        </w:numPr>
        <w:spacing w:after="240" w:line="360" w:lineRule="auto"/>
        <w:ind w:left="540"/>
        <w:jc w:val="both"/>
        <w:rPr>
          <w:sz w:val="24"/>
          <w:szCs w:val="24"/>
          <w:lang w:val="sv-SE"/>
        </w:rPr>
      </w:pPr>
      <w:r w:rsidRPr="00A80611">
        <w:rPr>
          <w:rFonts w:ascii="Times New Roman" w:eastAsia="Times New Roman" w:hAnsi="Times New Roman" w:cs="Times New Roman"/>
          <w:sz w:val="24"/>
          <w:szCs w:val="24"/>
          <w:lang w:val="sv-SE"/>
        </w:rPr>
        <w:t>Keadaan Independen:</w:t>
      </w:r>
      <w:r w:rsidRPr="005E1DDF">
        <w:rPr>
          <w:rFonts w:ascii="Times New Roman" w:eastAsia="Times New Roman" w:hAnsi="Times New Roman" w:cs="Times New Roman"/>
          <w:sz w:val="24"/>
          <w:szCs w:val="24"/>
          <w:lang w:val="sv-SE"/>
        </w:rPr>
        <w:t xml:space="preserve"> Kondisi perpindahan antar individu diasumsikan independen satu sama lain. </w:t>
      </w:r>
    </w:p>
    <w:p w14:paraId="4ADEAFD0" w14:textId="55CDDDC3" w:rsidR="007408BD" w:rsidRPr="005E1DDF" w:rsidRDefault="00666E52" w:rsidP="03117CE7">
      <w:pPr>
        <w:pStyle w:val="Judul3"/>
        <w:keepNext w:val="0"/>
        <w:keepLines w:val="0"/>
        <w:shd w:val="clear" w:color="auto" w:fill="FFFFFF" w:themeFill="background1"/>
        <w:spacing w:before="0" w:after="120" w:line="360" w:lineRule="auto"/>
        <w:jc w:val="both"/>
        <w:rPr>
          <w:rFonts w:ascii="Times New Roman" w:eastAsia="Times New Roman" w:hAnsi="Times New Roman" w:cs="Times New Roman"/>
          <w:b/>
          <w:color w:val="1F1F1F"/>
          <w:sz w:val="24"/>
          <w:szCs w:val="24"/>
          <w:lang w:val="sv-SE"/>
        </w:rPr>
      </w:pPr>
      <w:bookmarkStart w:id="40" w:name="_ikhuf2unyve" w:colFirst="0" w:colLast="0"/>
      <w:bookmarkStart w:id="41" w:name="_Toc215078172"/>
      <w:bookmarkStart w:id="42" w:name="_Toc215092568"/>
      <w:bookmarkEnd w:id="40"/>
      <w:r w:rsidRPr="20D646CA">
        <w:rPr>
          <w:rFonts w:ascii="Times New Roman" w:eastAsia="Times New Roman" w:hAnsi="Times New Roman" w:cs="Times New Roman"/>
          <w:b/>
          <w:color w:val="1F1F1F"/>
          <w:sz w:val="24"/>
          <w:szCs w:val="24"/>
          <w:lang w:val="sv-SE"/>
        </w:rPr>
        <w:t>2.</w:t>
      </w:r>
      <w:r w:rsidR="00711481" w:rsidRPr="20D646CA">
        <w:rPr>
          <w:rFonts w:ascii="Times New Roman" w:eastAsia="Times New Roman" w:hAnsi="Times New Roman" w:cs="Times New Roman"/>
          <w:b/>
          <w:color w:val="1F1F1F"/>
          <w:sz w:val="24"/>
          <w:szCs w:val="24"/>
          <w:lang w:val="sv-SE"/>
        </w:rPr>
        <w:t>2</w:t>
      </w:r>
      <w:r w:rsidRPr="20D646CA">
        <w:rPr>
          <w:rFonts w:ascii="Times New Roman" w:eastAsia="Times New Roman" w:hAnsi="Times New Roman" w:cs="Times New Roman"/>
          <w:b/>
          <w:color w:val="1F1F1F"/>
          <w:sz w:val="24"/>
          <w:szCs w:val="24"/>
          <w:lang w:val="sv-SE"/>
        </w:rPr>
        <w:t>.3 Ruang Keadaan</w:t>
      </w:r>
      <w:bookmarkEnd w:id="41"/>
      <w:bookmarkEnd w:id="42"/>
      <w:r w:rsidRPr="005E1DDF">
        <w:rPr>
          <w:rFonts w:ascii="Times New Roman" w:eastAsia="Times New Roman" w:hAnsi="Times New Roman" w:cs="Times New Roman"/>
          <w:b/>
          <w:bCs/>
          <w:color w:val="1F1F1F"/>
          <w:sz w:val="24"/>
          <w:szCs w:val="24"/>
          <w:lang w:val="sv-SE"/>
        </w:rPr>
        <w:t xml:space="preserve"> </w:t>
      </w:r>
    </w:p>
    <w:p w14:paraId="5C0B92B5" w14:textId="66C648D0" w:rsidR="007408BD" w:rsidRPr="005E1DDF" w:rsidRDefault="00666E52" w:rsidP="6F5B6E9A">
      <w:p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Langkah pertama dalam membangun model Rantai Markov adalah mengidentifikasi ruang keadaan. </w:t>
      </w:r>
      <w:r w:rsidR="171C7AAD" w:rsidRPr="18878635">
        <w:rPr>
          <w:rFonts w:ascii="Times New Roman" w:eastAsia="Times New Roman" w:hAnsi="Times New Roman" w:cs="Times New Roman"/>
          <w:sz w:val="24"/>
          <w:szCs w:val="24"/>
          <w:lang w:val="sv-SE"/>
        </w:rPr>
        <w:t xml:space="preserve">Ruang keadaan </w:t>
      </w:r>
      <w:r w:rsidR="171C7AAD" w:rsidRPr="3C3DE289">
        <w:rPr>
          <w:rFonts w:ascii="Times New Roman" w:eastAsia="Times New Roman" w:hAnsi="Times New Roman" w:cs="Times New Roman"/>
          <w:i/>
          <w:sz w:val="24"/>
          <w:szCs w:val="24"/>
          <w:lang w:val="sv-SE"/>
        </w:rPr>
        <w:t>S</w:t>
      </w:r>
      <w:r w:rsidR="171C7AAD" w:rsidRPr="18878635">
        <w:rPr>
          <w:rFonts w:ascii="Times New Roman" w:eastAsia="Times New Roman" w:hAnsi="Times New Roman" w:cs="Times New Roman"/>
          <w:sz w:val="24"/>
          <w:szCs w:val="24"/>
          <w:lang w:val="sv-SE"/>
        </w:rPr>
        <w:t xml:space="preserve"> adalah himpunan seluruh nilai yang mungkin yang dapat diasumsikan oleh variabel acak X</w:t>
      </w:r>
      <w:r w:rsidR="171C7AAD" w:rsidRPr="3C3DE289">
        <w:rPr>
          <w:rFonts w:ascii="Times New Roman" w:eastAsia="Times New Roman" w:hAnsi="Times New Roman" w:cs="Times New Roman"/>
          <w:i/>
          <w:sz w:val="24"/>
          <w:szCs w:val="24"/>
          <w:lang w:val="sv-SE"/>
        </w:rPr>
        <w:t>(t</w:t>
      </w:r>
      <w:r w:rsidR="5545E61A" w:rsidRPr="3C3DE289">
        <w:rPr>
          <w:rFonts w:ascii="Times New Roman" w:eastAsia="Times New Roman" w:hAnsi="Times New Roman" w:cs="Times New Roman"/>
          <w:i/>
          <w:iCs/>
          <w:sz w:val="24"/>
          <w:szCs w:val="24"/>
          <w:lang w:val="sv-SE"/>
        </w:rPr>
        <w:t>)</w:t>
      </w:r>
      <w:r w:rsidR="171C7AAD" w:rsidRPr="18878635">
        <w:rPr>
          <w:rFonts w:ascii="Times New Roman" w:eastAsia="Times New Roman" w:hAnsi="Times New Roman" w:cs="Times New Roman"/>
          <w:sz w:val="24"/>
          <w:szCs w:val="24"/>
          <w:lang w:val="sv-SE"/>
        </w:rPr>
        <w:t xml:space="preserve"> pada sistem stokastik</w:t>
      </w:r>
      <w:r w:rsidR="31F38D12" w:rsidRPr="3C3DE289">
        <w:rPr>
          <w:rFonts w:ascii="Times New Roman" w:eastAsia="Times New Roman" w:hAnsi="Times New Roman" w:cs="Times New Roman"/>
          <w:sz w:val="24"/>
          <w:szCs w:val="24"/>
          <w:lang w:val="sv-SE"/>
        </w:rPr>
        <w:t xml:space="preserve"> </w:t>
      </w:r>
      <w:r w:rsidR="31F38D12" w:rsidRPr="4B8AD412">
        <w:rPr>
          <w:rFonts w:ascii="Times New Roman" w:eastAsia="Times New Roman" w:hAnsi="Times New Roman" w:cs="Times New Roman"/>
          <w:sz w:val="24"/>
          <w:szCs w:val="24"/>
          <w:lang w:val="sv-SE"/>
        </w:rPr>
        <w:t>[</w:t>
      </w:r>
      <w:r w:rsidR="348EFCEB" w:rsidRPr="4B8AD412">
        <w:rPr>
          <w:rFonts w:ascii="Times New Roman" w:eastAsia="Times New Roman" w:hAnsi="Times New Roman" w:cs="Times New Roman"/>
          <w:sz w:val="24"/>
          <w:szCs w:val="24"/>
          <w:lang w:val="sv-SE"/>
        </w:rPr>
        <w:t>1</w:t>
      </w:r>
      <w:r w:rsidR="71CAFF8D" w:rsidRPr="4B8AD412">
        <w:rPr>
          <w:rFonts w:ascii="Times New Roman" w:eastAsia="Times New Roman" w:hAnsi="Times New Roman" w:cs="Times New Roman"/>
          <w:sz w:val="24"/>
          <w:szCs w:val="24"/>
          <w:lang w:val="sv-SE"/>
        </w:rPr>
        <w:t>1</w:t>
      </w:r>
      <w:r w:rsidR="31F38D12" w:rsidRPr="4B8AD412">
        <w:rPr>
          <w:rFonts w:ascii="Times New Roman" w:eastAsia="Times New Roman" w:hAnsi="Times New Roman" w:cs="Times New Roman"/>
          <w:sz w:val="24"/>
          <w:szCs w:val="24"/>
          <w:lang w:val="sv-SE"/>
        </w:rPr>
        <w:t>]</w:t>
      </w:r>
      <w:r w:rsidR="171C7AAD" w:rsidRPr="4B8AD412">
        <w:rPr>
          <w:rFonts w:ascii="Times New Roman" w:eastAsia="Times New Roman" w:hAnsi="Times New Roman" w:cs="Times New Roman"/>
          <w:sz w:val="24"/>
          <w:szCs w:val="24"/>
          <w:lang w:val="sv-SE"/>
        </w:rPr>
        <w:t>.</w:t>
      </w:r>
      <w:r w:rsidR="171C7AAD" w:rsidRPr="18878635">
        <w:rPr>
          <w:rFonts w:ascii="Times New Roman" w:eastAsia="Times New Roman" w:hAnsi="Times New Roman" w:cs="Times New Roman"/>
          <w:sz w:val="24"/>
          <w:szCs w:val="24"/>
          <w:lang w:val="sv-SE"/>
        </w:rPr>
        <w:t xml:space="preserve"> Dalam literatur Sheldon Ross</w:t>
      </w:r>
      <w:r w:rsidR="171C7AAD" w:rsidRPr="29A77B2A">
        <w:rPr>
          <w:rFonts w:ascii="Times New Roman" w:eastAsia="Times New Roman" w:hAnsi="Times New Roman" w:cs="Times New Roman"/>
          <w:sz w:val="24"/>
          <w:szCs w:val="24"/>
          <w:lang w:val="sv-SE"/>
        </w:rPr>
        <w:t>,</w:t>
      </w:r>
      <w:r w:rsidR="171C7AAD" w:rsidRPr="18878635">
        <w:rPr>
          <w:rFonts w:ascii="Times New Roman" w:eastAsia="Times New Roman" w:hAnsi="Times New Roman" w:cs="Times New Roman"/>
          <w:sz w:val="24"/>
          <w:szCs w:val="24"/>
          <w:lang w:val="sv-SE"/>
        </w:rPr>
        <w:t xml:space="preserve"> ruang keadaan digambarkan sebagai peta atau wilayah di mana proses stokastik hidup dan bergerak</w:t>
      </w:r>
      <w:r w:rsidR="4967A293" w:rsidRPr="29A77B2A">
        <w:rPr>
          <w:rFonts w:ascii="Times New Roman" w:eastAsia="Times New Roman" w:hAnsi="Times New Roman" w:cs="Times New Roman"/>
          <w:sz w:val="24"/>
          <w:szCs w:val="24"/>
          <w:lang w:val="sv-SE"/>
        </w:rPr>
        <w:t xml:space="preserve"> </w:t>
      </w:r>
      <w:r w:rsidR="4967A293" w:rsidRPr="4E40A674">
        <w:rPr>
          <w:rFonts w:ascii="Times New Roman" w:eastAsia="Times New Roman" w:hAnsi="Times New Roman" w:cs="Times New Roman"/>
          <w:sz w:val="24"/>
          <w:szCs w:val="24"/>
          <w:lang w:val="sv-SE"/>
        </w:rPr>
        <w:t>[</w:t>
      </w:r>
      <w:r w:rsidR="7695C3AE" w:rsidRPr="4E40A674">
        <w:rPr>
          <w:rFonts w:ascii="Times New Roman" w:eastAsia="Times New Roman" w:hAnsi="Times New Roman" w:cs="Times New Roman"/>
          <w:sz w:val="24"/>
          <w:szCs w:val="24"/>
          <w:lang w:val="sv-SE"/>
        </w:rPr>
        <w:t>1</w:t>
      </w:r>
      <w:r w:rsidR="4967A293" w:rsidRPr="4E40A674">
        <w:rPr>
          <w:rFonts w:ascii="Times New Roman" w:eastAsia="Times New Roman" w:hAnsi="Times New Roman" w:cs="Times New Roman"/>
          <w:sz w:val="24"/>
          <w:szCs w:val="24"/>
          <w:lang w:val="sv-SE"/>
        </w:rPr>
        <w:t>]</w:t>
      </w:r>
      <w:r w:rsidR="171C7AAD" w:rsidRPr="4E40A674">
        <w:rPr>
          <w:rFonts w:ascii="Times New Roman" w:eastAsia="Times New Roman" w:hAnsi="Times New Roman" w:cs="Times New Roman"/>
          <w:sz w:val="24"/>
          <w:szCs w:val="24"/>
          <w:lang w:val="sv-SE"/>
        </w:rPr>
        <w:t>.</w:t>
      </w:r>
      <w:r w:rsidR="171C7AAD" w:rsidRPr="18878635">
        <w:rPr>
          <w:rFonts w:ascii="Times New Roman" w:eastAsia="Times New Roman" w:hAnsi="Times New Roman" w:cs="Times New Roman"/>
          <w:sz w:val="24"/>
          <w:szCs w:val="24"/>
          <w:lang w:val="sv-SE"/>
        </w:rPr>
        <w:t xml:space="preserve"> Tanpa definisi ruang keadaan yang jelas, konsep perpindahan </w:t>
      </w:r>
      <w:r w:rsidR="0B5351DA" w:rsidRPr="29A77B2A">
        <w:rPr>
          <w:rFonts w:ascii="Times New Roman" w:eastAsia="Times New Roman" w:hAnsi="Times New Roman" w:cs="Times New Roman"/>
          <w:sz w:val="24"/>
          <w:szCs w:val="24"/>
          <w:lang w:val="sv-SE"/>
        </w:rPr>
        <w:t xml:space="preserve">atau </w:t>
      </w:r>
      <w:r w:rsidR="171C7AAD" w:rsidRPr="20D646CA">
        <w:rPr>
          <w:rFonts w:ascii="Times New Roman" w:eastAsia="Times New Roman" w:hAnsi="Times New Roman" w:cs="Times New Roman"/>
          <w:sz w:val="24"/>
          <w:szCs w:val="24"/>
          <w:lang w:val="sv-SE"/>
        </w:rPr>
        <w:t>transi</w:t>
      </w:r>
      <w:r w:rsidR="4DE1473C" w:rsidRPr="20D646CA">
        <w:rPr>
          <w:rFonts w:ascii="Times New Roman" w:eastAsia="Times New Roman" w:hAnsi="Times New Roman" w:cs="Times New Roman"/>
          <w:sz w:val="24"/>
          <w:szCs w:val="24"/>
          <w:lang w:val="sv-SE"/>
        </w:rPr>
        <w:t>si</w:t>
      </w:r>
      <w:r w:rsidR="171C7AAD" w:rsidRPr="18878635">
        <w:rPr>
          <w:rFonts w:ascii="Times New Roman" w:eastAsia="Times New Roman" w:hAnsi="Times New Roman" w:cs="Times New Roman"/>
          <w:sz w:val="24"/>
          <w:szCs w:val="24"/>
          <w:lang w:val="sv-SE"/>
        </w:rPr>
        <w:t xml:space="preserve"> menjadi tidak bermakna karena tidak ada titik asal maupun titik tujuan yang terdefinisi secara matematis. </w:t>
      </w:r>
      <w:r w:rsidRPr="18878635">
        <w:rPr>
          <w:rFonts w:ascii="Times New Roman" w:eastAsia="Times New Roman" w:hAnsi="Times New Roman" w:cs="Times New Roman"/>
          <w:sz w:val="24"/>
          <w:szCs w:val="24"/>
          <w:lang w:val="sv-SE"/>
        </w:rPr>
        <w:t xml:space="preserve">Ruang keadaan </w:t>
      </w:r>
      <w:r w:rsidR="57DC5F33" w:rsidRPr="18878635">
        <w:rPr>
          <w:rFonts w:ascii="Times New Roman" w:eastAsia="Times New Roman" w:hAnsi="Times New Roman" w:cs="Times New Roman"/>
          <w:sz w:val="24"/>
          <w:szCs w:val="24"/>
          <w:lang w:val="sv-SE"/>
        </w:rPr>
        <w:t xml:space="preserve">di sini </w:t>
      </w:r>
      <w:r w:rsidRPr="18878635">
        <w:rPr>
          <w:rFonts w:ascii="Times New Roman" w:eastAsia="Times New Roman" w:hAnsi="Times New Roman" w:cs="Times New Roman"/>
          <w:sz w:val="24"/>
          <w:szCs w:val="24"/>
          <w:lang w:val="sv-SE"/>
        </w:rPr>
        <w:t xml:space="preserve">adalah himpunan seluruh merek laptop yang mungkin dipilih oleh mahasiswa. </w:t>
      </w:r>
      <w:r w:rsidRPr="005E1DDF">
        <w:rPr>
          <w:rFonts w:ascii="Times New Roman" w:eastAsia="Times New Roman" w:hAnsi="Times New Roman" w:cs="Times New Roman"/>
          <w:sz w:val="24"/>
          <w:szCs w:val="24"/>
          <w:lang w:val="sv-SE"/>
        </w:rPr>
        <w:t>Berdasarkan data empiris yang dikumpulkan dari survei mahasiswa Sains Data ITERA, ruang keadaan dalam penelitian ini diidentifikasi terdiri dari 9 elemen unik</w:t>
      </w:r>
      <w:r w:rsidR="009C5D35" w:rsidRPr="020E29DF">
        <w:rPr>
          <w:rFonts w:ascii="Times New Roman" w:eastAsia="Times New Roman" w:hAnsi="Times New Roman" w:cs="Times New Roman"/>
          <w:sz w:val="24"/>
          <w:szCs w:val="24"/>
          <w:lang w:val="sv-SE"/>
        </w:rPr>
        <w:t>:</w:t>
      </w:r>
    </w:p>
    <w:p w14:paraId="430802EB" w14:textId="77777777" w:rsidR="007408BD" w:rsidRDefault="00666E52">
      <w:pPr>
        <w:spacing w:line="360"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S = {Acer, Apple, Asus, Axioo, Dell, Fujitsu, HP, Lenovo, Toshiba}</m:t>
          </m:r>
        </m:oMath>
      </m:oMathPara>
    </w:p>
    <w:p w14:paraId="2564D10E" w14:textId="77777777" w:rsidR="007408BD" w:rsidRPr="005E1DDF" w:rsidRDefault="00666E52" w:rsidP="004279BB">
      <w:p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Setiap merek dalam himpunan </w:t>
      </w:r>
      <m:oMath>
        <m:r>
          <w:rPr>
            <w:rFonts w:ascii="Times New Roman" w:eastAsia="Times New Roman" w:hAnsi="Times New Roman" w:cs="Times New Roman"/>
            <w:sz w:val="24"/>
            <w:szCs w:val="24"/>
          </w:rPr>
          <m:t>S</m:t>
        </m:r>
      </m:oMath>
      <w:r w:rsidRPr="005E1DDF">
        <w:rPr>
          <w:rFonts w:ascii="Times New Roman" w:eastAsia="Times New Roman" w:hAnsi="Times New Roman" w:cs="Times New Roman"/>
          <w:sz w:val="24"/>
          <w:szCs w:val="24"/>
          <w:lang w:val="sv-SE"/>
        </w:rPr>
        <w:t xml:space="preserve"> merepresentasikan sebuah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atau keadaan. Mahasiswa yang menggunakan laptop Acer dikatakan berada pada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"Acer". Ketika mahasiswa tersebut membeli laptop baru merek Lenovo, ia melakukan transisi dari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"Acer" ke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"Lenovo". Penentuan ruang keadaan yang komprehensif sangat penting untuk memastikan tidak ada data yang terbuang dan matriks transisi yang dihasilkan merepresentasikan pasar secara utuh.</w:t>
      </w:r>
    </w:p>
    <w:p w14:paraId="27B4DE34" w14:textId="7A03048C" w:rsidR="007408BD" w:rsidRPr="005E1DDF" w:rsidRDefault="00666E52" w:rsidP="008C7448">
      <w:pPr>
        <w:pStyle w:val="Judul3"/>
        <w:keepNext w:val="0"/>
        <w:keepLines w:val="0"/>
        <w:shd w:val="clear" w:color="auto" w:fill="FFFFFF"/>
        <w:spacing w:line="360" w:lineRule="auto"/>
        <w:jc w:val="both"/>
        <w:rPr>
          <w:rFonts w:ascii="Times New Roman" w:eastAsia="Times New Roman" w:hAnsi="Times New Roman" w:cs="Times New Roman"/>
          <w:b/>
          <w:bCs/>
          <w:color w:val="1F1F1F"/>
          <w:sz w:val="24"/>
          <w:szCs w:val="24"/>
          <w:lang w:val="sv-SE"/>
        </w:rPr>
      </w:pPr>
      <w:bookmarkStart w:id="43" w:name="_wsshiuxucdyb" w:colFirst="0" w:colLast="0"/>
      <w:bookmarkStart w:id="44" w:name="_Toc215078173"/>
      <w:bookmarkStart w:id="45" w:name="_Toc215092569"/>
      <w:bookmarkEnd w:id="43"/>
      <w:r w:rsidRPr="005E1DDF">
        <w:rPr>
          <w:rFonts w:ascii="Times New Roman" w:eastAsia="Times New Roman" w:hAnsi="Times New Roman" w:cs="Times New Roman"/>
          <w:b/>
          <w:bCs/>
          <w:color w:val="1F1F1F"/>
          <w:sz w:val="24"/>
          <w:szCs w:val="24"/>
          <w:lang w:val="sv-SE"/>
        </w:rPr>
        <w:t>2.</w:t>
      </w:r>
      <w:r w:rsidR="00711481">
        <w:rPr>
          <w:rFonts w:ascii="Times New Roman" w:eastAsia="Times New Roman" w:hAnsi="Times New Roman" w:cs="Times New Roman"/>
          <w:b/>
          <w:bCs/>
          <w:color w:val="1F1F1F"/>
          <w:sz w:val="24"/>
          <w:szCs w:val="24"/>
          <w:lang w:val="sv-SE"/>
        </w:rPr>
        <w:t>2</w:t>
      </w:r>
      <w:r w:rsidRPr="005E1DDF">
        <w:rPr>
          <w:rFonts w:ascii="Times New Roman" w:eastAsia="Times New Roman" w:hAnsi="Times New Roman" w:cs="Times New Roman"/>
          <w:b/>
          <w:bCs/>
          <w:color w:val="1F1F1F"/>
          <w:sz w:val="24"/>
          <w:szCs w:val="24"/>
          <w:lang w:val="sv-SE"/>
        </w:rPr>
        <w:t>.4 Matriks Probabilitas Transisi</w:t>
      </w:r>
      <w:bookmarkEnd w:id="44"/>
      <w:bookmarkEnd w:id="45"/>
      <w:r w:rsidRPr="005E1DDF">
        <w:rPr>
          <w:rFonts w:ascii="Times New Roman" w:eastAsia="Times New Roman" w:hAnsi="Times New Roman" w:cs="Times New Roman"/>
          <w:b/>
          <w:bCs/>
          <w:color w:val="1F1F1F"/>
          <w:sz w:val="24"/>
          <w:szCs w:val="24"/>
          <w:lang w:val="sv-SE"/>
        </w:rPr>
        <w:t xml:space="preserve"> </w:t>
      </w:r>
    </w:p>
    <w:p w14:paraId="60BD3BBE" w14:textId="598D815C" w:rsidR="007408BD" w:rsidRDefault="00B86348">
      <w:pPr>
        <w:spacing w:after="240" w:line="360" w:lineRule="auto"/>
        <w:jc w:val="both"/>
        <w:rPr>
          <w:rFonts w:ascii="Times New Roman" w:eastAsia="Times New Roman" w:hAnsi="Times New Roman" w:cs="Times New Roman"/>
          <w:sz w:val="24"/>
          <w:szCs w:val="24"/>
          <w:lang w:val="sv-SE"/>
        </w:rPr>
      </w:pPr>
      <w:r w:rsidRPr="00B86348">
        <w:rPr>
          <w:rFonts w:ascii="Times New Roman" w:eastAsia="Times New Roman" w:hAnsi="Times New Roman" w:cs="Times New Roman"/>
          <w:sz w:val="24"/>
          <w:szCs w:val="24"/>
          <w:lang w:val="sv-SE"/>
        </w:rPr>
        <w:t>Inti dari analisis Rantai Markov terletak pada matriks probabilitas transisi yang umumnya dinotasikan sebagai</w:t>
      </w:r>
      <w:r w:rsidR="00666E52" w:rsidRPr="005E1DDF">
        <w:rPr>
          <w:rFonts w:ascii="Times New Roman" w:eastAsia="Times New Roman" w:hAnsi="Times New Roman" w:cs="Times New Roman"/>
          <w:sz w:val="24"/>
          <w:szCs w:val="24"/>
          <w:lang w:val="sv-SE"/>
        </w:rPr>
        <w:t xml:space="preserve"> </w:t>
      </w:r>
      <m:oMath>
        <m:r>
          <w:rPr>
            <w:rFonts w:ascii="Times New Roman" w:eastAsia="Times New Roman" w:hAnsi="Times New Roman" w:cs="Times New Roman"/>
            <w:sz w:val="24"/>
            <w:szCs w:val="24"/>
          </w:rPr>
          <m:t>P</m:t>
        </m:r>
      </m:oMath>
      <w:r w:rsidR="00666E52" w:rsidRPr="005E1DDF">
        <w:rPr>
          <w:rFonts w:ascii="Times New Roman" w:eastAsia="Times New Roman" w:hAnsi="Times New Roman" w:cs="Times New Roman"/>
          <w:sz w:val="24"/>
          <w:szCs w:val="24"/>
          <w:lang w:val="sv-SE"/>
        </w:rPr>
        <w:t xml:space="preserve">. Jika terdapat N keadaan dalam ruang keadaan, maka P adalah matriks persegi berukuran </w:t>
      </w:r>
      <m:oMath>
        <m:r>
          <w:rPr>
            <w:rFonts w:ascii="Times New Roman" w:eastAsia="Times New Roman" w:hAnsi="Times New Roman" w:cs="Times New Roman"/>
            <w:sz w:val="24"/>
            <w:szCs w:val="24"/>
          </w:rPr>
          <m:t>N</m:t>
        </m:r>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N</m:t>
        </m:r>
      </m:oMath>
      <w:r w:rsidR="00666E52" w:rsidRPr="005E1DDF">
        <w:rPr>
          <w:rFonts w:ascii="Times New Roman" w:eastAsia="Times New Roman" w:hAnsi="Times New Roman" w:cs="Times New Roman"/>
          <w:sz w:val="24"/>
          <w:szCs w:val="24"/>
          <w:lang w:val="sv-SE"/>
        </w:rPr>
        <w:t>. Elemen baris ke-</w:t>
      </w:r>
      <m:oMath>
        <m:r>
          <w:rPr>
            <w:rFonts w:ascii="Times New Roman" w:eastAsia="Times New Roman" w:hAnsi="Times New Roman" w:cs="Times New Roman"/>
            <w:sz w:val="24"/>
            <w:szCs w:val="24"/>
          </w:rPr>
          <m:t>i</m:t>
        </m:r>
      </m:oMath>
      <w:r w:rsidR="00666E52" w:rsidRPr="005E1DDF">
        <w:rPr>
          <w:rFonts w:ascii="Times New Roman" w:eastAsia="Times New Roman" w:hAnsi="Times New Roman" w:cs="Times New Roman"/>
          <w:sz w:val="24"/>
          <w:szCs w:val="24"/>
          <w:lang w:val="sv-SE"/>
        </w:rPr>
        <w:t xml:space="preserve"> dan kolom ke-</w:t>
      </w:r>
      <m:oMath>
        <m:r>
          <w:rPr>
            <w:rFonts w:ascii="Times New Roman" w:eastAsia="Times New Roman" w:hAnsi="Times New Roman" w:cs="Times New Roman"/>
            <w:sz w:val="24"/>
            <w:szCs w:val="24"/>
          </w:rPr>
          <m:t>j</m:t>
        </m:r>
      </m:oMath>
      <w:r w:rsidR="00666E52" w:rsidRPr="005E1DDF">
        <w:rPr>
          <w:rFonts w:ascii="Times New Roman" w:eastAsia="Times New Roman" w:hAnsi="Times New Roman" w:cs="Times New Roman"/>
          <w:sz w:val="24"/>
          <w:szCs w:val="24"/>
          <w:lang w:val="sv-SE"/>
        </w:rPr>
        <w:t xml:space="preserve"> dari matriks ini, dinotasikan sebagai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ij</m:t>
            </m:r>
          </m:sub>
        </m:sSub>
      </m:oMath>
      <w:r w:rsidR="00666E52" w:rsidRPr="005E1DDF">
        <w:rPr>
          <w:rFonts w:ascii="Times New Roman" w:eastAsia="Times New Roman" w:hAnsi="Times New Roman" w:cs="Times New Roman"/>
          <w:sz w:val="24"/>
          <w:szCs w:val="24"/>
          <w:lang w:val="sv-SE"/>
        </w:rPr>
        <w:t xml:space="preserve"> </w:t>
      </w:r>
      <w:r w:rsidR="00035D97">
        <w:rPr>
          <w:rFonts w:ascii="Times New Roman" w:eastAsia="Times New Roman" w:hAnsi="Times New Roman" w:cs="Times New Roman"/>
          <w:sz w:val="24"/>
          <w:szCs w:val="24"/>
          <w:lang w:val="sv-SE"/>
        </w:rPr>
        <w:t xml:space="preserve">yang </w:t>
      </w:r>
      <w:r w:rsidR="00666E52" w:rsidRPr="005E1DDF">
        <w:rPr>
          <w:rFonts w:ascii="Times New Roman" w:eastAsia="Times New Roman" w:hAnsi="Times New Roman" w:cs="Times New Roman"/>
          <w:sz w:val="24"/>
          <w:szCs w:val="24"/>
          <w:lang w:val="sv-SE"/>
        </w:rPr>
        <w:t xml:space="preserve">merepresentasikan probabilitas bersyarat bahwa sistem akan berpindah ke keadaan </w:t>
      </w:r>
      <m:oMath>
        <m:r>
          <w:rPr>
            <w:rFonts w:ascii="Times New Roman" w:eastAsia="Times New Roman" w:hAnsi="Times New Roman" w:cs="Times New Roman"/>
            <w:sz w:val="24"/>
            <w:szCs w:val="24"/>
          </w:rPr>
          <m:t>j</m:t>
        </m:r>
      </m:oMath>
      <w:r w:rsidR="00666E52" w:rsidRPr="005E1DDF">
        <w:rPr>
          <w:rFonts w:ascii="Times New Roman" w:eastAsia="Times New Roman" w:hAnsi="Times New Roman" w:cs="Times New Roman"/>
          <w:sz w:val="24"/>
          <w:szCs w:val="24"/>
          <w:lang w:val="sv-SE"/>
        </w:rPr>
        <w:t xml:space="preserve"> pada langkah berikutnya, </w:t>
      </w:r>
      <w:r w:rsidR="004279BB" w:rsidRPr="004279BB">
        <w:rPr>
          <w:rFonts w:ascii="Times New Roman" w:eastAsia="Times New Roman" w:hAnsi="Times New Roman" w:cs="Times New Roman"/>
          <w:sz w:val="24"/>
          <w:szCs w:val="24"/>
          <w:lang w:val="sv-SE"/>
        </w:rPr>
        <w:t xml:space="preserve">dengan syarat bahwa sistem sedang berada pada keadaan </w:t>
      </w:r>
      <m:oMath>
        <m:r>
          <w:rPr>
            <w:rFonts w:ascii="Times New Roman" w:eastAsia="Times New Roman" w:hAnsi="Times New Roman" w:cs="Times New Roman"/>
            <w:sz w:val="24"/>
            <w:szCs w:val="24"/>
          </w:rPr>
          <m:t>i</m:t>
        </m:r>
      </m:oMath>
      <w:r w:rsidR="00666E52" w:rsidRPr="005E1DDF">
        <w:rPr>
          <w:rFonts w:ascii="Times New Roman" w:eastAsia="Times New Roman" w:hAnsi="Times New Roman" w:cs="Times New Roman"/>
          <w:sz w:val="24"/>
          <w:szCs w:val="24"/>
          <w:lang w:val="sv-SE"/>
        </w:rPr>
        <w:t>.</w:t>
      </w:r>
    </w:p>
    <w:p w14:paraId="1548C20F" w14:textId="305E24A7" w:rsidR="00BA72F5" w:rsidRPr="005E1DDF" w:rsidRDefault="0059447B">
      <w:pPr>
        <w:spacing w:after="240" w:line="360" w:lineRule="auto"/>
        <w:jc w:val="both"/>
        <w:rPr>
          <w:rFonts w:ascii="Times New Roman" w:eastAsia="Times New Roman" w:hAnsi="Times New Roman" w:cs="Times New Roman"/>
          <w:sz w:val="24"/>
          <w:szCs w:val="24"/>
          <w:vertAlign w:val="superscript"/>
          <w:lang w:val="sv-SE"/>
        </w:rPr>
      </w:pPr>
      <m:oMathPara>
        <m:oMath>
          <m:r>
            <w:rPr>
              <w:rFonts w:ascii="Cambria Math" w:eastAsia="Times New Roman" w:hAnsi="Cambria Math" w:cs="Times New Roman"/>
              <w:sz w:val="24"/>
              <w:szCs w:val="24"/>
              <w:vertAlign w:val="superscript"/>
              <w:lang w:val="sv-SE"/>
            </w:rPr>
            <m:t>P=</m:t>
          </m:r>
          <m:d>
            <m:dPr>
              <m:begChr m:val="["/>
              <m:endChr m:val="]"/>
              <m:ctrlPr>
                <w:rPr>
                  <w:rFonts w:ascii="Cambria Math" w:eastAsia="Times New Roman" w:hAnsi="Cambria Math" w:cs="Times New Roman"/>
                  <w:i/>
                  <w:sz w:val="24"/>
                  <w:szCs w:val="24"/>
                  <w:vertAlign w:val="superscript"/>
                  <w:lang w:val="sv-SE"/>
                </w:rPr>
              </m:ctrlPr>
            </m:dPr>
            <m:e>
              <m:m>
                <m:mPr>
                  <m:mcs>
                    <m:mc>
                      <m:mcPr>
                        <m:count m:val="4"/>
                        <m:mcJc m:val="center"/>
                      </m:mcPr>
                    </m:mc>
                  </m:mcs>
                  <m:ctrlPr>
                    <w:rPr>
                      <w:rFonts w:ascii="Cambria Math" w:eastAsia="Times New Roman" w:hAnsi="Cambria Math" w:cs="Times New Roman"/>
                      <w:i/>
                      <w:sz w:val="24"/>
                      <w:szCs w:val="24"/>
                      <w:vertAlign w:val="superscript"/>
                      <w:lang w:val="sv-SE"/>
                    </w:rPr>
                  </m:ctrlPr>
                </m:mPr>
                <m:mr>
                  <m:e>
                    <m:sSub>
                      <m:sSubPr>
                        <m:ctrlPr>
                          <w:rPr>
                            <w:rFonts w:ascii="Cambria Math" w:eastAsia="Times New Roman" w:hAnsi="Cambria Math" w:cs="Times New Roman"/>
                            <w:i/>
                            <w:sz w:val="24"/>
                            <w:szCs w:val="24"/>
                            <w:vertAlign w:val="superscript"/>
                            <w:lang w:val="sv-SE"/>
                          </w:rPr>
                        </m:ctrlPr>
                      </m:sSubPr>
                      <m:e>
                        <m:r>
                          <w:rPr>
                            <w:rFonts w:ascii="Cambria Math" w:eastAsia="Times New Roman" w:hAnsi="Cambria Math" w:cs="Times New Roman"/>
                            <w:sz w:val="24"/>
                            <w:szCs w:val="24"/>
                            <w:vertAlign w:val="superscript"/>
                            <w:lang w:val="sv-SE"/>
                          </w:rPr>
                          <m:t>p</m:t>
                        </m:r>
                      </m:e>
                      <m:sub>
                        <m:r>
                          <w:rPr>
                            <w:rFonts w:ascii="Cambria Math" w:eastAsia="Times New Roman" w:hAnsi="Cambria Math" w:cs="Times New Roman"/>
                            <w:sz w:val="24"/>
                            <w:szCs w:val="24"/>
                            <w:vertAlign w:val="superscript"/>
                            <w:lang w:val="sv-SE"/>
                          </w:rPr>
                          <m:t>11</m:t>
                        </m:r>
                      </m:sub>
                    </m:sSub>
                  </m:e>
                  <m:e>
                    <m:sSub>
                      <m:sSubPr>
                        <m:ctrlPr>
                          <w:rPr>
                            <w:rFonts w:ascii="Cambria Math" w:eastAsia="Times New Roman" w:hAnsi="Cambria Math" w:cs="Times New Roman"/>
                            <w:i/>
                            <w:sz w:val="24"/>
                            <w:szCs w:val="24"/>
                            <w:vertAlign w:val="superscript"/>
                            <w:lang w:val="sv-SE"/>
                          </w:rPr>
                        </m:ctrlPr>
                      </m:sSubPr>
                      <m:e>
                        <m:r>
                          <w:rPr>
                            <w:rFonts w:ascii="Cambria Math" w:eastAsia="Times New Roman" w:hAnsi="Cambria Math" w:cs="Times New Roman"/>
                            <w:sz w:val="24"/>
                            <w:szCs w:val="24"/>
                            <w:vertAlign w:val="superscript"/>
                            <w:lang w:val="sv-SE"/>
                          </w:rPr>
                          <m:t>p</m:t>
                        </m:r>
                      </m:e>
                      <m:sub>
                        <m:r>
                          <w:rPr>
                            <w:rFonts w:ascii="Cambria Math" w:eastAsia="Times New Roman" w:hAnsi="Cambria Math" w:cs="Times New Roman"/>
                            <w:sz w:val="24"/>
                            <w:szCs w:val="24"/>
                            <w:vertAlign w:val="superscript"/>
                            <w:lang w:val="sv-SE"/>
                          </w:rPr>
                          <m:t>12</m:t>
                        </m:r>
                      </m:sub>
                    </m:sSub>
                  </m:e>
                  <m:e>
                    <m:r>
                      <w:rPr>
                        <w:rFonts w:ascii="Cambria Math" w:eastAsia="Times New Roman" w:hAnsi="Cambria Math" w:cs="Times New Roman"/>
                        <w:vertAlign w:val="superscript"/>
                        <w:lang w:val="sv-SE"/>
                      </w:rPr>
                      <m:t>⋯</m:t>
                    </m:r>
                    <m:ctrlPr>
                      <w:rPr>
                        <w:rFonts w:ascii="Cambria Math" w:eastAsia="Cambria Math" w:hAnsi="Cambria Math" w:cs="Cambria Math"/>
                        <w:i/>
                        <w:vertAlign w:val="superscript"/>
                        <w:lang w:val="sv-SE"/>
                      </w:rPr>
                    </m:ctrlPr>
                  </m:e>
                  <m:e>
                    <m:sSub>
                      <m:sSubPr>
                        <m:ctrlPr>
                          <w:rPr>
                            <w:rFonts w:ascii="Cambria Math" w:eastAsia="Cambria Math" w:hAnsi="Cambria Math" w:cs="Cambria Math"/>
                            <w:i/>
                            <w:vertAlign w:val="superscript"/>
                            <w:lang w:val="sv-SE"/>
                          </w:rPr>
                        </m:ctrlPr>
                      </m:sSubPr>
                      <m:e>
                        <m:r>
                          <w:rPr>
                            <w:rFonts w:ascii="Cambria Math" w:eastAsia="Cambria Math" w:hAnsi="Cambria Math" w:cs="Cambria Math"/>
                            <w:vertAlign w:val="superscript"/>
                            <w:lang w:val="sv-SE"/>
                          </w:rPr>
                          <m:t>p</m:t>
                        </m:r>
                      </m:e>
                      <m:sub>
                        <m:r>
                          <w:rPr>
                            <w:rFonts w:ascii="Cambria Math" w:eastAsia="Cambria Math" w:hAnsi="Cambria Math" w:cs="Cambria Math"/>
                            <w:vertAlign w:val="superscript"/>
                            <w:lang w:val="sv-SE"/>
                          </w:rPr>
                          <m:t>1N</m:t>
                        </m:r>
                      </m:sub>
                    </m:sSub>
                  </m:e>
                </m:mr>
                <m:mr>
                  <m:e>
                    <m:sSub>
                      <m:sSubPr>
                        <m:ctrlPr>
                          <w:rPr>
                            <w:rFonts w:ascii="Cambria Math" w:eastAsia="Times New Roman" w:hAnsi="Cambria Math" w:cs="Times New Roman"/>
                            <w:i/>
                            <w:vertAlign w:val="superscript"/>
                            <w:lang w:val="sv-SE"/>
                          </w:rPr>
                        </m:ctrlPr>
                      </m:sSubPr>
                      <m:e>
                        <m:r>
                          <w:rPr>
                            <w:rFonts w:ascii="Cambria Math" w:eastAsia="Times New Roman" w:hAnsi="Cambria Math" w:cs="Times New Roman"/>
                            <w:vertAlign w:val="superscript"/>
                            <w:lang w:val="sv-SE"/>
                          </w:rPr>
                          <m:t>p</m:t>
                        </m:r>
                      </m:e>
                      <m:sub>
                        <m:r>
                          <w:rPr>
                            <w:rFonts w:ascii="Cambria Math" w:eastAsia="Times New Roman" w:hAnsi="Cambria Math" w:cs="Times New Roman"/>
                            <w:vertAlign w:val="superscript"/>
                            <w:lang w:val="sv-SE"/>
                          </w:rPr>
                          <m:t>21</m:t>
                        </m:r>
                      </m:sub>
                    </m:sSub>
                  </m:e>
                  <m:e>
                    <m:sSub>
                      <m:sSubPr>
                        <m:ctrlPr>
                          <w:rPr>
                            <w:rFonts w:ascii="Cambria Math" w:eastAsia="Times New Roman" w:hAnsi="Cambria Math" w:cs="Times New Roman"/>
                            <w:i/>
                            <w:vertAlign w:val="superscript"/>
                            <w:lang w:val="sv-SE"/>
                          </w:rPr>
                        </m:ctrlPr>
                      </m:sSubPr>
                      <m:e>
                        <m:r>
                          <w:rPr>
                            <w:rFonts w:ascii="Cambria Math" w:eastAsia="Times New Roman" w:hAnsi="Cambria Math" w:cs="Times New Roman"/>
                            <w:vertAlign w:val="superscript"/>
                            <w:lang w:val="sv-SE"/>
                          </w:rPr>
                          <m:t>p</m:t>
                        </m:r>
                      </m:e>
                      <m:sub>
                        <m:r>
                          <w:rPr>
                            <w:rFonts w:ascii="Cambria Math" w:eastAsia="Times New Roman" w:hAnsi="Cambria Math" w:cs="Times New Roman"/>
                            <w:vertAlign w:val="superscript"/>
                            <w:lang w:val="sv-SE"/>
                          </w:rPr>
                          <m:t>22</m:t>
                        </m:r>
                      </m:sub>
                    </m:sSub>
                  </m:e>
                  <m:e>
                    <m:r>
                      <w:rPr>
                        <w:rFonts w:ascii="Cambria Math" w:eastAsia="Times New Roman" w:hAnsi="Cambria Math" w:cs="Times New Roman"/>
                        <w:vertAlign w:val="superscript"/>
                        <w:lang w:val="sv-SE"/>
                      </w:rPr>
                      <m:t>⋯</m:t>
                    </m:r>
                    <m:ctrlPr>
                      <w:rPr>
                        <w:rFonts w:ascii="Cambria Math" w:eastAsia="Cambria Math" w:hAnsi="Cambria Math" w:cs="Cambria Math"/>
                        <w:i/>
                        <w:vertAlign w:val="superscript"/>
                        <w:lang w:val="sv-SE"/>
                      </w:rPr>
                    </m:ctrlPr>
                  </m:e>
                  <m:e>
                    <m:sSub>
                      <m:sSubPr>
                        <m:ctrlPr>
                          <w:rPr>
                            <w:rFonts w:ascii="Cambria Math" w:eastAsia="Times New Roman" w:hAnsi="Cambria Math" w:cs="Times New Roman"/>
                            <w:i/>
                            <w:vertAlign w:val="superscript"/>
                            <w:lang w:val="sv-SE"/>
                          </w:rPr>
                        </m:ctrlPr>
                      </m:sSubPr>
                      <m:e>
                        <m:r>
                          <w:rPr>
                            <w:rFonts w:ascii="Cambria Math" w:eastAsia="Times New Roman" w:hAnsi="Cambria Math" w:cs="Times New Roman"/>
                            <w:vertAlign w:val="superscript"/>
                            <w:lang w:val="sv-SE"/>
                          </w:rPr>
                          <m:t>p</m:t>
                        </m:r>
                      </m:e>
                      <m:sub>
                        <m:r>
                          <w:rPr>
                            <w:rFonts w:ascii="Cambria Math" w:eastAsia="Times New Roman" w:hAnsi="Cambria Math" w:cs="Times New Roman"/>
                            <w:vertAlign w:val="superscript"/>
                            <w:lang w:val="sv-SE"/>
                          </w:rPr>
                          <m:t>2N</m:t>
                        </m:r>
                      </m:sub>
                    </m:sSub>
                  </m:e>
                </m:mr>
                <m:mr>
                  <m:e>
                    <m:r>
                      <w:rPr>
                        <w:rFonts w:ascii="Cambria Math" w:eastAsia="Times New Roman" w:hAnsi="Cambria Math" w:cs="Times New Roman"/>
                        <w:vertAlign w:val="superscript"/>
                        <w:lang w:val="sv-SE"/>
                      </w:rPr>
                      <m:t>⋮</m:t>
                    </m:r>
                  </m:e>
                  <m:e>
                    <m:r>
                      <w:rPr>
                        <w:rFonts w:ascii="Cambria Math" w:eastAsia="Times New Roman" w:hAnsi="Cambria Math" w:cs="Times New Roman"/>
                        <w:vertAlign w:val="superscript"/>
                        <w:lang w:val="sv-SE"/>
                      </w:rPr>
                      <m:t>⋮</m:t>
                    </m:r>
                  </m:e>
                  <m:e>
                    <m:r>
                      <w:rPr>
                        <w:rFonts w:ascii="Cambria Math" w:eastAsia="Times New Roman" w:hAnsi="Cambria Math" w:cs="Times New Roman"/>
                        <w:vertAlign w:val="superscript"/>
                        <w:lang w:val="sv-SE"/>
                      </w:rPr>
                      <m:t>⋱</m:t>
                    </m:r>
                    <m:ctrlPr>
                      <w:rPr>
                        <w:rFonts w:ascii="Cambria Math" w:eastAsia="Cambria Math" w:hAnsi="Cambria Math" w:cs="Cambria Math"/>
                        <w:i/>
                        <w:vertAlign w:val="superscript"/>
                        <w:lang w:val="sv-SE"/>
                      </w:rPr>
                    </m:ctrlPr>
                  </m:e>
                  <m:e>
                    <m:r>
                      <w:rPr>
                        <w:rFonts w:ascii="Cambria Math" w:eastAsia="Cambria Math" w:hAnsi="Cambria Math" w:cs="Cambria Math"/>
                        <w:vertAlign w:val="superscript"/>
                        <w:lang w:val="sv-SE"/>
                      </w:rPr>
                      <m:t>⋮</m:t>
                    </m:r>
                    <m:ctrlPr>
                      <w:rPr>
                        <w:rFonts w:ascii="Cambria Math" w:eastAsia="Cambria Math" w:hAnsi="Cambria Math" w:cs="Cambria Math"/>
                        <w:i/>
                        <w:vertAlign w:val="superscript"/>
                        <w:lang w:val="sv-SE"/>
                      </w:rPr>
                    </m:ctrlPr>
                  </m:e>
                </m:mr>
                <m:mr>
                  <m:e>
                    <m:sSub>
                      <m:sSubPr>
                        <m:ctrlPr>
                          <w:rPr>
                            <w:rFonts w:ascii="Cambria Math" w:eastAsia="Cambria Math" w:hAnsi="Cambria Math" w:cs="Cambria Math"/>
                            <w:i/>
                            <w:vertAlign w:val="superscript"/>
                            <w:lang w:val="sv-SE"/>
                          </w:rPr>
                        </m:ctrlPr>
                      </m:sSubPr>
                      <m:e>
                        <m:r>
                          <w:rPr>
                            <w:rFonts w:ascii="Cambria Math" w:eastAsia="Cambria Math" w:hAnsi="Cambria Math" w:cs="Cambria Math"/>
                            <w:vertAlign w:val="superscript"/>
                            <w:lang w:val="sv-SE"/>
                          </w:rPr>
                          <m:t>p</m:t>
                        </m:r>
                      </m:e>
                      <m:sub>
                        <m:r>
                          <w:rPr>
                            <w:rFonts w:ascii="Cambria Math" w:eastAsia="Cambria Math" w:hAnsi="Cambria Math" w:cs="Cambria Math"/>
                            <w:vertAlign w:val="superscript"/>
                            <w:lang w:val="sv-SE"/>
                          </w:rPr>
                          <m:t>N1</m:t>
                        </m:r>
                      </m:sub>
                    </m:sSub>
                    <m:ctrlPr>
                      <w:rPr>
                        <w:rFonts w:ascii="Cambria Math" w:eastAsia="Cambria Math" w:hAnsi="Cambria Math" w:cs="Cambria Math"/>
                        <w:i/>
                        <w:vertAlign w:val="superscript"/>
                        <w:lang w:val="sv-SE"/>
                      </w:rPr>
                    </m:ctrlPr>
                  </m:e>
                  <m:e>
                    <m:sSub>
                      <m:sSubPr>
                        <m:ctrlPr>
                          <w:rPr>
                            <w:rFonts w:ascii="Cambria Math" w:eastAsia="Cambria Math" w:hAnsi="Cambria Math" w:cs="Cambria Math"/>
                            <w:i/>
                            <w:vertAlign w:val="superscript"/>
                            <w:lang w:val="sv-SE"/>
                          </w:rPr>
                        </m:ctrlPr>
                      </m:sSubPr>
                      <m:e>
                        <m:r>
                          <w:rPr>
                            <w:rFonts w:ascii="Cambria Math" w:eastAsia="Cambria Math" w:hAnsi="Cambria Math" w:cs="Cambria Math"/>
                            <w:vertAlign w:val="superscript"/>
                            <w:lang w:val="sv-SE"/>
                          </w:rPr>
                          <m:t>p</m:t>
                        </m:r>
                      </m:e>
                      <m:sub>
                        <m:r>
                          <w:rPr>
                            <w:rFonts w:ascii="Cambria Math" w:eastAsia="Cambria Math" w:hAnsi="Cambria Math" w:cs="Cambria Math"/>
                            <w:vertAlign w:val="superscript"/>
                            <w:lang w:val="sv-SE"/>
                          </w:rPr>
                          <m:t>N2</m:t>
                        </m:r>
                      </m:sub>
                    </m:sSub>
                    <m:ctrlPr>
                      <w:rPr>
                        <w:rFonts w:ascii="Cambria Math" w:eastAsia="Cambria Math" w:hAnsi="Cambria Math" w:cs="Cambria Math"/>
                        <w:i/>
                        <w:vertAlign w:val="superscript"/>
                        <w:lang w:val="sv-SE"/>
                      </w:rPr>
                    </m:ctrlPr>
                  </m:e>
                  <m:e>
                    <m:r>
                      <w:rPr>
                        <w:rFonts w:ascii="Cambria Math" w:eastAsia="Cambria Math" w:hAnsi="Cambria Math" w:cs="Cambria Math"/>
                        <w:vertAlign w:val="superscript"/>
                        <w:lang w:val="sv-SE"/>
                      </w:rPr>
                      <m:t>⋯</m:t>
                    </m:r>
                    <m:ctrlPr>
                      <w:rPr>
                        <w:rFonts w:ascii="Cambria Math" w:eastAsia="Cambria Math" w:hAnsi="Cambria Math" w:cs="Cambria Math"/>
                        <w:i/>
                        <w:vertAlign w:val="superscript"/>
                        <w:lang w:val="sv-SE"/>
                      </w:rPr>
                    </m:ctrlPr>
                  </m:e>
                  <m:e>
                    <m:sSub>
                      <m:sSubPr>
                        <m:ctrlPr>
                          <w:rPr>
                            <w:rFonts w:ascii="Cambria Math" w:eastAsia="Cambria Math" w:hAnsi="Cambria Math" w:cs="Cambria Math"/>
                            <w:i/>
                            <w:vertAlign w:val="superscript"/>
                            <w:lang w:val="sv-SE"/>
                          </w:rPr>
                        </m:ctrlPr>
                      </m:sSubPr>
                      <m:e>
                        <m:r>
                          <w:rPr>
                            <w:rFonts w:ascii="Cambria Math" w:eastAsia="Cambria Math" w:hAnsi="Cambria Math" w:cs="Cambria Math"/>
                            <w:vertAlign w:val="superscript"/>
                            <w:lang w:val="sv-SE"/>
                          </w:rPr>
                          <m:t>p</m:t>
                        </m:r>
                      </m:e>
                      <m:sub>
                        <m:r>
                          <w:rPr>
                            <w:rFonts w:ascii="Cambria Math" w:eastAsia="Cambria Math" w:hAnsi="Cambria Math" w:cs="Cambria Math"/>
                            <w:vertAlign w:val="superscript"/>
                            <w:lang w:val="sv-SE"/>
                          </w:rPr>
                          <m:t>NN</m:t>
                        </m:r>
                      </m:sub>
                    </m:sSub>
                  </m:e>
                </m:mr>
              </m:m>
            </m:e>
          </m:d>
        </m:oMath>
      </m:oMathPara>
    </w:p>
    <w:p w14:paraId="4C228E91" w14:textId="77777777" w:rsidR="007408BD" w:rsidRPr="005E1DDF" w:rsidRDefault="00666E52">
      <w:pPr>
        <w:spacing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Sifat-sifat fundamental dari matriks probabilitas transisi adalah:</w:t>
      </w:r>
    </w:p>
    <w:p w14:paraId="64C420B3" w14:textId="77777777" w:rsidR="007408BD" w:rsidRDefault="00666E52" w:rsidP="004279BB">
      <w:pPr>
        <w:numPr>
          <w:ilvl w:val="0"/>
          <w:numId w:val="10"/>
        </w:numPr>
        <w:spacing w:line="360" w:lineRule="auto"/>
        <w:ind w:left="540" w:hanging="270"/>
        <w:jc w:val="both"/>
        <w:rPr>
          <w:rFonts w:ascii="Times New Roman" w:eastAsia="Times New Roman" w:hAnsi="Times New Roman" w:cs="Times New Roman"/>
          <w:sz w:val="24"/>
          <w:szCs w:val="24"/>
          <w:lang w:val="en-US"/>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≥0</m:t>
        </m:r>
      </m:oMath>
      <w:r w:rsidRPr="5864432C">
        <w:rPr>
          <w:rFonts w:ascii="Times New Roman" w:eastAsia="Times New Roman" w:hAnsi="Times New Roman" w:cs="Times New Roman"/>
          <w:sz w:val="24"/>
          <w:szCs w:val="24"/>
          <w:lang w:val="en-US"/>
        </w:rPr>
        <w:t xml:space="preserve"> untuk semua </w:t>
      </w:r>
      <m:oMath>
        <m:r>
          <w:rPr>
            <w:rFonts w:ascii="Times New Roman" w:eastAsia="Times New Roman" w:hAnsi="Times New Roman" w:cs="Times New Roman"/>
            <w:sz w:val="24"/>
            <w:szCs w:val="24"/>
          </w:rPr>
          <m:t>i,j</m:t>
        </m:r>
      </m:oMath>
      <w:r w:rsidRPr="5864432C">
        <w:rPr>
          <w:rFonts w:ascii="Times New Roman" w:eastAsia="Times New Roman" w:hAnsi="Times New Roman" w:cs="Times New Roman"/>
          <w:sz w:val="24"/>
          <w:szCs w:val="24"/>
          <w:lang w:val="en-US"/>
        </w:rPr>
        <w:t xml:space="preserve"> (Probabilitas tidak mungkin bernilai negatif).</w:t>
      </w:r>
    </w:p>
    <w:p w14:paraId="53274C91" w14:textId="60E7BD6F" w:rsidR="007408BD" w:rsidRPr="005E1DDF" w:rsidRDefault="00666E52" w:rsidP="00F061F9">
      <w:pPr>
        <w:numPr>
          <w:ilvl w:val="0"/>
          <w:numId w:val="10"/>
        </w:numPr>
        <w:tabs>
          <w:tab w:val="left" w:pos="540"/>
        </w:tabs>
        <w:spacing w:line="360" w:lineRule="auto"/>
        <w:ind w:hanging="450"/>
        <w:jc w:val="both"/>
        <w:rPr>
          <w:rFonts w:ascii="Times New Roman" w:eastAsia="Times New Roman" w:hAnsi="Times New Roman" w:cs="Times New Roman"/>
          <w:sz w:val="24"/>
          <w:szCs w:val="24"/>
          <w:lang w:val="sv-SE"/>
        </w:rPr>
      </w:pPr>
      <m:oMath>
        <m:nary>
          <m:naryPr>
            <m:chr m:val="∑"/>
            <m:grow m:val="1"/>
            <m:ctrlPr>
              <w:rPr>
                <w:rFonts w:ascii="Cambria Math" w:eastAsia="Times New Roman" w:hAnsi="Cambria Math" w:cs="Times New Roman"/>
                <w:sz w:val="24"/>
                <w:szCs w:val="24"/>
                <w:lang w:val="sv-SE"/>
              </w:rPr>
            </m:ctrlPr>
          </m:naryPr>
          <m:sub>
            <m:r>
              <w:rPr>
                <w:rFonts w:ascii="Cambria Math" w:eastAsia="Cambria Math" w:hAnsi="Cambria Math" w:cs="Cambria Math"/>
                <w:sz w:val="24"/>
                <w:szCs w:val="24"/>
                <w:lang w:val="sv-SE"/>
              </w:rPr>
              <m:t>j=1</m:t>
            </m:r>
          </m:sub>
          <m:sup>
            <m:r>
              <w:rPr>
                <w:rFonts w:ascii="Cambria Math" w:eastAsia="Cambria Math" w:hAnsi="Cambria Math" w:cs="Cambria Math"/>
                <w:sz w:val="24"/>
                <w:szCs w:val="24"/>
                <w:lang w:val="sv-SE"/>
              </w:rPr>
              <m:t>N</m:t>
            </m:r>
          </m:sup>
          <m:e>
            <m:sSub>
              <m:sSubPr>
                <m:ctrlPr>
                  <w:rPr>
                    <w:rFonts w:ascii="Cambria Math" w:eastAsia="Times New Roman" w:hAnsi="Cambria Math" w:cs="Times New Roman"/>
                    <w:i/>
                    <w:sz w:val="24"/>
                    <w:szCs w:val="24"/>
                    <w:lang w:val="sv-SE"/>
                  </w:rPr>
                </m:ctrlPr>
              </m:sSubPr>
              <m:e>
                <m:r>
                  <w:rPr>
                    <w:rFonts w:ascii="Cambria Math" w:eastAsia="Times New Roman" w:hAnsi="Cambria Math" w:cs="Times New Roman"/>
                    <w:sz w:val="24"/>
                    <w:szCs w:val="24"/>
                    <w:lang w:val="sv-SE"/>
                  </w:rPr>
                  <m:t>p</m:t>
                </m:r>
              </m:e>
              <m:sub>
                <m:r>
                  <w:rPr>
                    <w:rFonts w:ascii="Cambria Math" w:eastAsia="Times New Roman" w:hAnsi="Cambria Math" w:cs="Times New Roman"/>
                    <w:sz w:val="24"/>
                    <w:szCs w:val="24"/>
                    <w:lang w:val="sv-SE"/>
                  </w:rPr>
                  <m:t>ij</m:t>
                </m:r>
              </m:sub>
            </m:sSub>
          </m:e>
        </m:nary>
        <m:r>
          <w:rPr>
            <w:rFonts w:ascii="Cambria Math" w:eastAsia="Times New Roman" w:hAnsi="Cambria Math" w:cs="Times New Roman"/>
            <w:sz w:val="24"/>
            <w:szCs w:val="24"/>
            <w:lang w:val="sv-SE"/>
          </w:rPr>
          <m:t xml:space="preserve">=1 </m:t>
        </m:r>
      </m:oMath>
      <w:r w:rsidR="00A24C14">
        <w:rPr>
          <w:rFonts w:ascii="Times New Roman" w:eastAsia="Times New Roman" w:hAnsi="Times New Roman" w:cs="Times New Roman"/>
          <w:sz w:val="24"/>
          <w:szCs w:val="24"/>
          <w:lang w:val="sv-SE"/>
        </w:rPr>
        <w:t xml:space="preserve">untuk setiap </w:t>
      </w:r>
      <m:oMath>
        <m:r>
          <w:rPr>
            <w:rFonts w:ascii="Times New Roman" w:eastAsia="Times New Roman" w:hAnsi="Times New Roman" w:cs="Times New Roman"/>
            <w:sz w:val="24"/>
            <w:szCs w:val="24"/>
          </w:rPr>
          <m:t>i</m:t>
        </m:r>
      </m:oMath>
      <w:r w:rsidR="00A24C14" w:rsidRPr="005E1DDF">
        <w:rPr>
          <w:rFonts w:ascii="Times New Roman" w:eastAsia="Times New Roman" w:hAnsi="Times New Roman" w:cs="Times New Roman"/>
          <w:sz w:val="24"/>
          <w:szCs w:val="24"/>
          <w:lang w:val="sv-SE"/>
        </w:rPr>
        <w:t xml:space="preserve"> (Total probabilitas baris harus sama dengan 1).</w:t>
      </w:r>
    </w:p>
    <w:p w14:paraId="13940478" w14:textId="0218A04A" w:rsidR="007408BD" w:rsidRPr="005E1DDF" w:rsidRDefault="00666E52" w:rsidP="00F061F9">
      <w:pPr>
        <w:pStyle w:val="Judul3"/>
        <w:keepNext w:val="0"/>
        <w:keepLines w:val="0"/>
        <w:shd w:val="clear" w:color="auto" w:fill="FFFFFF"/>
        <w:spacing w:after="120" w:line="360" w:lineRule="auto"/>
        <w:jc w:val="both"/>
        <w:rPr>
          <w:rFonts w:ascii="Times New Roman" w:eastAsia="Times New Roman" w:hAnsi="Times New Roman" w:cs="Times New Roman"/>
          <w:b/>
          <w:bCs/>
          <w:color w:val="1F1F1F"/>
          <w:sz w:val="24"/>
          <w:szCs w:val="24"/>
          <w:lang w:val="sv-SE"/>
        </w:rPr>
      </w:pPr>
      <w:bookmarkStart w:id="46" w:name="_3i0sljt9lc9r" w:colFirst="0" w:colLast="0"/>
      <w:bookmarkStart w:id="47" w:name="_Toc215078174"/>
      <w:bookmarkStart w:id="48" w:name="_Toc215092570"/>
      <w:bookmarkEnd w:id="46"/>
      <w:r w:rsidRPr="005E1DDF">
        <w:rPr>
          <w:rFonts w:ascii="Times New Roman" w:eastAsia="Times New Roman" w:hAnsi="Times New Roman" w:cs="Times New Roman"/>
          <w:b/>
          <w:bCs/>
          <w:color w:val="1F1F1F"/>
          <w:sz w:val="24"/>
          <w:szCs w:val="24"/>
          <w:lang w:val="sv-SE"/>
        </w:rPr>
        <w:t>2.</w:t>
      </w:r>
      <w:r w:rsidR="00711481">
        <w:rPr>
          <w:rFonts w:ascii="Times New Roman" w:eastAsia="Times New Roman" w:hAnsi="Times New Roman" w:cs="Times New Roman"/>
          <w:b/>
          <w:bCs/>
          <w:color w:val="1F1F1F"/>
          <w:sz w:val="24"/>
          <w:szCs w:val="24"/>
          <w:lang w:val="sv-SE"/>
        </w:rPr>
        <w:t>2</w:t>
      </w:r>
      <w:r w:rsidRPr="005E1DDF">
        <w:rPr>
          <w:rFonts w:ascii="Times New Roman" w:eastAsia="Times New Roman" w:hAnsi="Times New Roman" w:cs="Times New Roman"/>
          <w:b/>
          <w:bCs/>
          <w:color w:val="1F1F1F"/>
          <w:sz w:val="24"/>
          <w:szCs w:val="24"/>
          <w:lang w:val="sv-SE"/>
        </w:rPr>
        <w:t>.5 Diagram Transisi</w:t>
      </w:r>
      <w:bookmarkEnd w:id="47"/>
      <w:bookmarkEnd w:id="48"/>
      <w:r w:rsidRPr="005E1DDF">
        <w:rPr>
          <w:rFonts w:ascii="Times New Roman" w:eastAsia="Times New Roman" w:hAnsi="Times New Roman" w:cs="Times New Roman"/>
          <w:b/>
          <w:bCs/>
          <w:color w:val="1F1F1F"/>
          <w:sz w:val="24"/>
          <w:szCs w:val="24"/>
          <w:lang w:val="sv-SE"/>
        </w:rPr>
        <w:t xml:space="preserve"> </w:t>
      </w:r>
    </w:p>
    <w:p w14:paraId="307C1AE7" w14:textId="77777777" w:rsidR="007408BD" w:rsidRPr="005E1DDF" w:rsidRDefault="00666E52">
      <w:p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color w:val="1F1F1F"/>
          <w:sz w:val="24"/>
          <w:szCs w:val="24"/>
          <w:highlight w:val="white"/>
          <w:lang w:val="sv-SE"/>
        </w:rPr>
        <w:t xml:space="preserve">Untuk memvisualisasikan matriks transisi, digunakan diagram transisi atau </w:t>
      </w:r>
      <w:r w:rsidRPr="005E1DDF">
        <w:rPr>
          <w:rFonts w:ascii="Times New Roman" w:eastAsia="Times New Roman" w:hAnsi="Times New Roman" w:cs="Times New Roman"/>
          <w:i/>
          <w:iCs/>
          <w:color w:val="1F1F1F"/>
          <w:sz w:val="24"/>
          <w:szCs w:val="24"/>
          <w:highlight w:val="white"/>
          <w:lang w:val="sv-SE"/>
        </w:rPr>
        <w:t>digraph</w:t>
      </w:r>
      <w:r w:rsidRPr="005E1DDF">
        <w:rPr>
          <w:rFonts w:ascii="Times New Roman" w:eastAsia="Times New Roman" w:hAnsi="Times New Roman" w:cs="Times New Roman"/>
          <w:color w:val="1F1F1F"/>
          <w:sz w:val="24"/>
          <w:szCs w:val="24"/>
          <w:highlight w:val="white"/>
          <w:lang w:val="sv-SE"/>
        </w:rPr>
        <w:t xml:space="preserve"> (</w:t>
      </w:r>
      <w:r w:rsidRPr="005E1DDF">
        <w:rPr>
          <w:rFonts w:ascii="Times New Roman" w:eastAsia="Times New Roman" w:hAnsi="Times New Roman" w:cs="Times New Roman"/>
          <w:i/>
          <w:iCs/>
          <w:color w:val="1F1F1F"/>
          <w:sz w:val="24"/>
          <w:szCs w:val="24"/>
          <w:highlight w:val="white"/>
          <w:lang w:val="sv-SE"/>
        </w:rPr>
        <w:t>directed graph</w:t>
      </w:r>
      <w:r w:rsidRPr="005E1DDF">
        <w:rPr>
          <w:rFonts w:ascii="Times New Roman" w:eastAsia="Times New Roman" w:hAnsi="Times New Roman" w:cs="Times New Roman"/>
          <w:color w:val="1F1F1F"/>
          <w:sz w:val="24"/>
          <w:szCs w:val="24"/>
          <w:highlight w:val="white"/>
          <w:lang w:val="sv-SE"/>
        </w:rPr>
        <w:t>). Dalam diagram ini, setiap keadaan merek laptop digambarkan sebagai simpul, dan setiap probabilitas transisi yang tidak nol digambarkan sebagai busur berarah yang menghubungkan simpul asal ke simpul tujuan. Bobot pada busur menunjukkan besarnya probabilitas transisi. Busur yang kembali ke simpul asalnya merepresentasikan loyalitas merek. Diagram ini membantu dalam mengidentifikasi struktur topologi rantai, seperti apakah rantai tersebut terhubung kuat atau memiliki komponen terpisah.</w:t>
      </w:r>
    </w:p>
    <w:p w14:paraId="2420E94F" w14:textId="2F6FAEBE" w:rsidR="007408BD" w:rsidRPr="005E1DDF" w:rsidRDefault="00666E52">
      <w:pPr>
        <w:pStyle w:val="Judul2"/>
        <w:keepNext w:val="0"/>
        <w:keepLines w:val="0"/>
        <w:shd w:val="clear" w:color="auto" w:fill="FFFFFF"/>
        <w:spacing w:before="420" w:line="360" w:lineRule="auto"/>
        <w:jc w:val="both"/>
        <w:rPr>
          <w:rFonts w:ascii="Times New Roman" w:eastAsia="Times New Roman" w:hAnsi="Times New Roman" w:cs="Times New Roman"/>
          <w:b/>
          <w:bCs/>
          <w:color w:val="1F1F1F"/>
          <w:sz w:val="24"/>
          <w:szCs w:val="24"/>
          <w:lang w:val="sv-SE"/>
        </w:rPr>
      </w:pPr>
      <w:bookmarkStart w:id="49" w:name="_7mz8fec428kh" w:colFirst="0" w:colLast="0"/>
      <w:bookmarkStart w:id="50" w:name="_Toc215078175"/>
      <w:bookmarkStart w:id="51" w:name="_Toc215092571"/>
      <w:bookmarkEnd w:id="49"/>
      <w:r w:rsidRPr="005E1DDF">
        <w:rPr>
          <w:rFonts w:ascii="Times New Roman" w:eastAsia="Times New Roman" w:hAnsi="Times New Roman" w:cs="Times New Roman"/>
          <w:b/>
          <w:bCs/>
          <w:color w:val="1F1F1F"/>
          <w:sz w:val="24"/>
          <w:szCs w:val="24"/>
          <w:lang w:val="sv-SE"/>
        </w:rPr>
        <w:t>2.</w:t>
      </w:r>
      <w:r w:rsidR="00711481">
        <w:rPr>
          <w:rFonts w:ascii="Times New Roman" w:eastAsia="Times New Roman" w:hAnsi="Times New Roman" w:cs="Times New Roman"/>
          <w:b/>
          <w:bCs/>
          <w:color w:val="1F1F1F"/>
          <w:sz w:val="24"/>
          <w:szCs w:val="24"/>
          <w:lang w:val="sv-SE"/>
        </w:rPr>
        <w:t>3</w:t>
      </w:r>
      <w:r w:rsidRPr="005E1DDF">
        <w:rPr>
          <w:rFonts w:ascii="Times New Roman" w:eastAsia="Times New Roman" w:hAnsi="Times New Roman" w:cs="Times New Roman"/>
          <w:b/>
          <w:bCs/>
          <w:color w:val="1F1F1F"/>
          <w:sz w:val="24"/>
          <w:szCs w:val="24"/>
          <w:lang w:val="sv-SE"/>
        </w:rPr>
        <w:t xml:space="preserve"> Klasifikasi Keadaan dalam Rantai Markov</w:t>
      </w:r>
      <w:bookmarkEnd w:id="50"/>
      <w:bookmarkEnd w:id="51"/>
    </w:p>
    <w:p w14:paraId="1DA349ED" w14:textId="77777777" w:rsidR="007408BD" w:rsidRPr="005E1DDF" w:rsidRDefault="00666E52" w:rsidP="00D04E58">
      <w:pPr>
        <w:spacing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color w:val="1F1F1F"/>
          <w:sz w:val="24"/>
          <w:szCs w:val="24"/>
          <w:highlight w:val="white"/>
          <w:lang w:val="sv-SE"/>
        </w:rPr>
        <w:t xml:space="preserve">Analisis Rantai Markov tidak berhenti pada pembentukan matriks transisi. Pemahaman mendalam mengenai perilaku jangka panjang sistem memerlukan klasifikasi keadaan berdasarkan sifat-sifat probabilitas kembalinya. Klasifikasi ini membagi keadaan menjadi beberapa tipe yaitu </w:t>
      </w:r>
      <w:r w:rsidRPr="005E1DDF">
        <w:rPr>
          <w:rFonts w:ascii="Times New Roman" w:eastAsia="Times New Roman" w:hAnsi="Times New Roman" w:cs="Times New Roman"/>
          <w:i/>
          <w:iCs/>
          <w:color w:val="1F1F1F"/>
          <w:sz w:val="24"/>
          <w:szCs w:val="24"/>
          <w:highlight w:val="white"/>
          <w:lang w:val="sv-SE"/>
        </w:rPr>
        <w:t>recurrent</w:t>
      </w:r>
      <w:r w:rsidRPr="005E1DDF">
        <w:rPr>
          <w:rFonts w:ascii="Times New Roman" w:eastAsia="Times New Roman" w:hAnsi="Times New Roman" w:cs="Times New Roman"/>
          <w:color w:val="1F1F1F"/>
          <w:sz w:val="24"/>
          <w:szCs w:val="24"/>
          <w:highlight w:val="white"/>
          <w:lang w:val="sv-SE"/>
        </w:rPr>
        <w:t xml:space="preserve">, </w:t>
      </w:r>
      <w:r w:rsidRPr="005E1DDF">
        <w:rPr>
          <w:rFonts w:ascii="Times New Roman" w:eastAsia="Times New Roman" w:hAnsi="Times New Roman" w:cs="Times New Roman"/>
          <w:i/>
          <w:iCs/>
          <w:color w:val="1F1F1F"/>
          <w:sz w:val="24"/>
          <w:szCs w:val="24"/>
          <w:highlight w:val="white"/>
          <w:lang w:val="sv-SE"/>
        </w:rPr>
        <w:t>transient</w:t>
      </w:r>
      <w:r w:rsidRPr="005E1DDF">
        <w:rPr>
          <w:rFonts w:ascii="Times New Roman" w:eastAsia="Times New Roman" w:hAnsi="Times New Roman" w:cs="Times New Roman"/>
          <w:color w:val="1F1F1F"/>
          <w:sz w:val="24"/>
          <w:szCs w:val="24"/>
          <w:highlight w:val="white"/>
          <w:lang w:val="sv-SE"/>
        </w:rPr>
        <w:t xml:space="preserve">, dan </w:t>
      </w:r>
      <w:r w:rsidRPr="005E1DDF">
        <w:rPr>
          <w:rFonts w:ascii="Times New Roman" w:eastAsia="Times New Roman" w:hAnsi="Times New Roman" w:cs="Times New Roman"/>
          <w:i/>
          <w:iCs/>
          <w:color w:val="1F1F1F"/>
          <w:sz w:val="24"/>
          <w:szCs w:val="24"/>
          <w:highlight w:val="white"/>
          <w:lang w:val="sv-SE"/>
        </w:rPr>
        <w:t>absorbing</w:t>
      </w:r>
      <w:r w:rsidRPr="005E1DDF">
        <w:rPr>
          <w:rFonts w:ascii="Times New Roman" w:eastAsia="Times New Roman" w:hAnsi="Times New Roman" w:cs="Times New Roman"/>
          <w:color w:val="1F1F1F"/>
          <w:sz w:val="24"/>
          <w:szCs w:val="24"/>
          <w:highlight w:val="white"/>
          <w:lang w:val="sv-SE"/>
        </w:rPr>
        <w:t>.</w:t>
      </w:r>
    </w:p>
    <w:p w14:paraId="0D48743F" w14:textId="77777777" w:rsidR="0058447E" w:rsidRDefault="00666E52" w:rsidP="00D04E58">
      <w:pPr>
        <w:pStyle w:val="Judul3"/>
        <w:keepNext w:val="0"/>
        <w:keepLines w:val="0"/>
        <w:shd w:val="clear" w:color="auto" w:fill="FFFFFF"/>
        <w:spacing w:before="0" w:line="360" w:lineRule="auto"/>
        <w:rPr>
          <w:rFonts w:ascii="Times New Roman" w:eastAsia="Times New Roman" w:hAnsi="Times New Roman" w:cs="Times New Roman"/>
          <w:b/>
          <w:bCs/>
          <w:color w:val="1F1F1F"/>
          <w:sz w:val="24"/>
          <w:szCs w:val="24"/>
          <w:lang w:val="sv-SE"/>
        </w:rPr>
      </w:pPr>
      <w:bookmarkStart w:id="52" w:name="_3gxg7zyfhqzf" w:colFirst="0" w:colLast="0"/>
      <w:bookmarkStart w:id="53" w:name="_Toc215078176"/>
      <w:bookmarkStart w:id="54" w:name="_Toc215092572"/>
      <w:bookmarkEnd w:id="52"/>
      <w:r w:rsidRPr="005E1DDF">
        <w:rPr>
          <w:rFonts w:ascii="Times New Roman" w:eastAsia="Times New Roman" w:hAnsi="Times New Roman" w:cs="Times New Roman"/>
          <w:b/>
          <w:bCs/>
          <w:color w:val="1F1F1F"/>
          <w:sz w:val="24"/>
          <w:szCs w:val="24"/>
          <w:lang w:val="sv-SE"/>
        </w:rPr>
        <w:t>2.</w:t>
      </w:r>
      <w:r w:rsidR="00711481">
        <w:rPr>
          <w:rFonts w:ascii="Times New Roman" w:eastAsia="Times New Roman" w:hAnsi="Times New Roman" w:cs="Times New Roman"/>
          <w:b/>
          <w:bCs/>
          <w:color w:val="1F1F1F"/>
          <w:sz w:val="24"/>
          <w:szCs w:val="24"/>
          <w:lang w:val="sv-SE"/>
        </w:rPr>
        <w:t>3</w:t>
      </w:r>
      <w:r w:rsidRPr="005E1DDF">
        <w:rPr>
          <w:rFonts w:ascii="Times New Roman" w:eastAsia="Times New Roman" w:hAnsi="Times New Roman" w:cs="Times New Roman"/>
          <w:b/>
          <w:bCs/>
          <w:color w:val="1F1F1F"/>
          <w:sz w:val="24"/>
          <w:szCs w:val="24"/>
          <w:lang w:val="sv-SE"/>
        </w:rPr>
        <w:t>.1</w:t>
      </w:r>
      <w:r w:rsidR="00711481">
        <w:rPr>
          <w:rFonts w:ascii="Times New Roman" w:eastAsia="Times New Roman" w:hAnsi="Times New Roman" w:cs="Times New Roman"/>
          <w:b/>
          <w:bCs/>
          <w:color w:val="1F1F1F"/>
          <w:sz w:val="24"/>
          <w:szCs w:val="24"/>
          <w:lang w:val="sv-SE"/>
        </w:rPr>
        <w:t xml:space="preserve"> </w:t>
      </w:r>
      <w:r w:rsidRPr="004C3502">
        <w:rPr>
          <w:rFonts w:ascii="Times New Roman" w:eastAsia="Times New Roman" w:hAnsi="Times New Roman" w:cs="Times New Roman"/>
          <w:b/>
          <w:i/>
          <w:color w:val="1F1F1F"/>
          <w:sz w:val="24"/>
          <w:szCs w:val="24"/>
          <w:lang w:val="sv-SE"/>
        </w:rPr>
        <w:t>State</w:t>
      </w:r>
      <w:r w:rsidR="005E1DDF" w:rsidRPr="004C3502">
        <w:rPr>
          <w:rFonts w:ascii="Times New Roman" w:eastAsia="Times New Roman" w:hAnsi="Times New Roman" w:cs="Times New Roman"/>
          <w:b/>
          <w:i/>
          <w:color w:val="1F1F1F"/>
          <w:sz w:val="24"/>
          <w:szCs w:val="24"/>
          <w:lang w:val="sv-SE"/>
        </w:rPr>
        <w:t xml:space="preserve"> </w:t>
      </w:r>
      <w:r w:rsidRPr="004C3502">
        <w:rPr>
          <w:rFonts w:ascii="Times New Roman" w:eastAsia="Times New Roman" w:hAnsi="Times New Roman" w:cs="Times New Roman"/>
          <w:b/>
          <w:i/>
          <w:color w:val="1F1F1F"/>
          <w:sz w:val="24"/>
          <w:szCs w:val="24"/>
          <w:lang w:val="sv-SE"/>
        </w:rPr>
        <w:t>Recurrent</w:t>
      </w:r>
      <w:r w:rsidRPr="005E1DDF">
        <w:rPr>
          <w:rFonts w:ascii="Times New Roman" w:eastAsia="Times New Roman" w:hAnsi="Times New Roman" w:cs="Times New Roman"/>
          <w:b/>
          <w:bCs/>
          <w:color w:val="1F1F1F"/>
          <w:sz w:val="24"/>
          <w:szCs w:val="24"/>
          <w:lang w:val="sv-SE"/>
        </w:rPr>
        <w:t xml:space="preserve"> dan </w:t>
      </w:r>
      <w:r w:rsidRPr="004C3502">
        <w:rPr>
          <w:rFonts w:ascii="Times New Roman" w:eastAsia="Times New Roman" w:hAnsi="Times New Roman" w:cs="Times New Roman"/>
          <w:b/>
          <w:i/>
          <w:color w:val="1F1F1F"/>
          <w:sz w:val="24"/>
          <w:szCs w:val="24"/>
          <w:lang w:val="sv-SE"/>
        </w:rPr>
        <w:t>Transient</w:t>
      </w:r>
      <w:bookmarkEnd w:id="54"/>
    </w:p>
    <w:p w14:paraId="1C57D4DA" w14:textId="7FC6EB93" w:rsidR="007408BD" w:rsidRPr="00C3688F" w:rsidRDefault="00666E52" w:rsidP="00C3688F">
      <w:pPr>
        <w:spacing w:line="360" w:lineRule="auto"/>
        <w:jc w:val="both"/>
        <w:rPr>
          <w:rFonts w:ascii="Times New Roman" w:hAnsi="Times New Roman" w:cs="Times New Roman"/>
          <w:b/>
          <w:sz w:val="24"/>
          <w:szCs w:val="24"/>
          <w:lang w:val="sv-SE"/>
        </w:rPr>
      </w:pPr>
      <w:r w:rsidRPr="00C3688F">
        <w:rPr>
          <w:rFonts w:ascii="Times New Roman" w:hAnsi="Times New Roman" w:cs="Times New Roman"/>
          <w:sz w:val="24"/>
          <w:szCs w:val="24"/>
          <w:lang w:val="sv-SE"/>
        </w:rPr>
        <w:t>Klasifikasi fundamental dalam teori Rantai Markov membedakan antara keadaan yang pasti akan</w:t>
      </w:r>
      <w:r w:rsidR="00ED1A55" w:rsidRPr="00C3688F">
        <w:rPr>
          <w:rFonts w:ascii="Times New Roman" w:hAnsi="Times New Roman" w:cs="Times New Roman"/>
          <w:sz w:val="24"/>
          <w:szCs w:val="24"/>
          <w:lang w:val="sv-SE"/>
        </w:rPr>
        <w:t xml:space="preserve"> </w:t>
      </w:r>
      <w:r w:rsidRPr="00C3688F">
        <w:rPr>
          <w:rFonts w:ascii="Times New Roman" w:hAnsi="Times New Roman" w:cs="Times New Roman"/>
          <w:sz w:val="24"/>
          <w:szCs w:val="24"/>
          <w:lang w:val="sv-SE"/>
        </w:rPr>
        <w:t>dikunjungi kembali dan keadaan yang mungkin ditinggalkan selamanya.</w:t>
      </w:r>
      <w:bookmarkEnd w:id="53"/>
    </w:p>
    <w:p w14:paraId="70DE8AB5" w14:textId="77777777" w:rsidR="00A97E4C" w:rsidRPr="00A97E4C" w:rsidRDefault="00666E52" w:rsidP="00A97E4C">
      <w:pPr>
        <w:numPr>
          <w:ilvl w:val="0"/>
          <w:numId w:val="6"/>
        </w:numPr>
        <w:shd w:val="clear" w:color="auto" w:fill="FFFFFF"/>
        <w:spacing w:line="360" w:lineRule="auto"/>
        <w:ind w:left="540"/>
        <w:rPr>
          <w:sz w:val="24"/>
          <w:szCs w:val="24"/>
          <w:lang w:val="sv-SE"/>
        </w:rPr>
      </w:pPr>
      <w:r w:rsidRPr="00A24C14">
        <w:rPr>
          <w:rFonts w:ascii="Times New Roman" w:eastAsia="Times New Roman" w:hAnsi="Times New Roman" w:cs="Times New Roman"/>
          <w:i/>
          <w:iCs/>
          <w:sz w:val="24"/>
          <w:szCs w:val="24"/>
          <w:lang w:val="sv-SE"/>
        </w:rPr>
        <w:t>Recurrent State</w:t>
      </w:r>
      <w:r w:rsidRPr="005E1DDF">
        <w:rPr>
          <w:rFonts w:ascii="Times New Roman" w:eastAsia="Times New Roman" w:hAnsi="Times New Roman" w:cs="Times New Roman"/>
          <w:sz w:val="24"/>
          <w:szCs w:val="24"/>
          <w:lang w:val="sv-SE"/>
        </w:rPr>
        <w:t xml:space="preserve"> (Keadaan Berulang)</w:t>
      </w:r>
    </w:p>
    <w:p w14:paraId="708D7B2C" w14:textId="4BFF4848" w:rsidR="007408BD" w:rsidRPr="005E1DDF" w:rsidRDefault="00666E52" w:rsidP="25301D15">
      <w:pPr>
        <w:shd w:val="clear" w:color="auto" w:fill="FFFFFF" w:themeFill="background1"/>
        <w:spacing w:line="360" w:lineRule="auto"/>
        <w:ind w:left="540"/>
        <w:jc w:val="both"/>
        <w:rPr>
          <w:sz w:val="24"/>
          <w:szCs w:val="24"/>
          <w:lang w:val="sv-SE"/>
        </w:rPr>
      </w:pPr>
      <w:r w:rsidRPr="005E1DDF">
        <w:rPr>
          <w:rFonts w:ascii="Times New Roman" w:eastAsia="Times New Roman" w:hAnsi="Times New Roman" w:cs="Times New Roman"/>
          <w:sz w:val="24"/>
          <w:szCs w:val="24"/>
          <w:lang w:val="sv-SE"/>
        </w:rPr>
        <w:t xml:space="preserve">Sebuah keadaan </w:t>
      </w:r>
      <m:oMath>
        <m:r>
          <w:rPr>
            <w:rFonts w:ascii="Cambria Math" w:eastAsia="Times New Roman" w:hAnsi="Cambria Math" w:cs="Times New Roman"/>
            <w:sz w:val="24"/>
            <w:szCs w:val="24"/>
            <w:lang w:val="sv-SE"/>
          </w:rPr>
          <m:t>i</m:t>
        </m:r>
      </m:oMath>
      <w:r w:rsidRPr="005E1DDF">
        <w:rPr>
          <w:rFonts w:ascii="Times New Roman" w:eastAsia="Times New Roman" w:hAnsi="Times New Roman" w:cs="Times New Roman"/>
          <w:sz w:val="24"/>
          <w:szCs w:val="24"/>
          <w:lang w:val="sv-SE"/>
        </w:rPr>
        <w:t xml:space="preserve"> disebut recurrent jika, dimulai dari keadaan </w:t>
      </w:r>
      <m:oMath>
        <m:r>
          <w:rPr>
            <w:rFonts w:ascii="Cambria Math" w:eastAsia="Times New Roman" w:hAnsi="Cambria Math" w:cs="Times New Roman"/>
            <w:sz w:val="24"/>
            <w:szCs w:val="24"/>
            <w:lang w:val="sv-SE"/>
          </w:rPr>
          <m:t>i</m:t>
        </m:r>
      </m:oMath>
      <w:r w:rsidRPr="005E1DDF">
        <w:rPr>
          <w:rFonts w:ascii="Times New Roman" w:eastAsia="Times New Roman" w:hAnsi="Times New Roman" w:cs="Times New Roman"/>
          <w:sz w:val="24"/>
          <w:szCs w:val="24"/>
          <w:lang w:val="sv-SE"/>
        </w:rPr>
        <w:t xml:space="preserve">, sistem memiliki probabilitas 1 untuk kembali ke keadaan </w:t>
      </w:r>
      <m:oMath>
        <m:r>
          <w:rPr>
            <w:rFonts w:ascii="Cambria Math" w:eastAsia="Times New Roman" w:hAnsi="Cambria Math" w:cs="Times New Roman"/>
            <w:sz w:val="24"/>
            <w:szCs w:val="24"/>
            <w:lang w:val="sv-SE"/>
          </w:rPr>
          <m:t>i</m:t>
        </m:r>
      </m:oMath>
      <w:r w:rsidRPr="005E1DDF">
        <w:rPr>
          <w:rFonts w:ascii="Times New Roman" w:eastAsia="Times New Roman" w:hAnsi="Times New Roman" w:cs="Times New Roman"/>
          <w:sz w:val="24"/>
          <w:szCs w:val="24"/>
          <w:lang w:val="sv-SE"/>
        </w:rPr>
        <w:t xml:space="preserve"> di masa depan </w:t>
      </w:r>
      <m:oMath>
        <m:r>
          <w:rPr>
            <w:rFonts w:ascii="Cambria Math" w:eastAsia="Times New Roman" w:hAnsi="Cambria Math" w:cs="Times New Roman"/>
            <w:sz w:val="24"/>
            <w:szCs w:val="24"/>
          </w:rPr>
          <m:t>P</m:t>
        </m:r>
        <m:r>
          <w:rPr>
            <w:rFonts w:ascii="Cambria Math" w:eastAsia="Times New Roman" w:hAnsi="Cambria Math" w:cs="Times New Roman"/>
            <w:sz w:val="24"/>
            <w:szCs w:val="24"/>
            <w:lang w:val="sv-SE"/>
          </w:rPr>
          <m:t>(</m:t>
        </m:r>
        <m:r>
          <w:rPr>
            <w:rFonts w:ascii="Cambria Math" w:eastAsia="Times New Roman" w:hAnsi="Cambria Math" w:cs="Times New Roman"/>
            <w:sz w:val="24"/>
            <w:szCs w:val="24"/>
          </w:rPr>
          <m:t>kembali</m:t>
        </m:r>
        <m:r>
          <w:rPr>
            <w:rFonts w:ascii="Cambria Math" w:eastAsia="Times New Roman" w:hAnsi="Cambria Math" w:cs="Times New Roman"/>
            <w:sz w:val="24"/>
            <w:szCs w:val="24"/>
            <w:lang w:val="sv-SE"/>
          </w:rPr>
          <m:t xml:space="preserve"> </m:t>
        </m:r>
        <m:r>
          <w:rPr>
            <w:rFonts w:ascii="Cambria Math" w:eastAsia="Times New Roman" w:hAnsi="Cambria Math" w:cs="Times New Roman"/>
            <w:sz w:val="24"/>
            <w:szCs w:val="24"/>
          </w:rPr>
          <m:t>ke</m:t>
        </m:r>
        <m:r>
          <w:rPr>
            <w:rFonts w:ascii="Cambria Math" w:eastAsia="Times New Roman" w:hAnsi="Cambria Math" w:cs="Times New Roman"/>
            <w:sz w:val="24"/>
            <w:szCs w:val="24"/>
            <w:lang w:val="sv-SE"/>
          </w:rPr>
          <m:t xml:space="preserve"> </m:t>
        </m:r>
        <m:r>
          <w:rPr>
            <w:rFonts w:ascii="Cambria Math" w:eastAsia="Times New Roman" w:hAnsi="Cambria Math" w:cs="Times New Roman"/>
            <w:sz w:val="24"/>
            <w:szCs w:val="24"/>
          </w:rPr>
          <m:t>i</m:t>
        </m:r>
        <m:r>
          <w:rPr>
            <w:rFonts w:ascii="Cambria Math" w:eastAsia="Times New Roman" w:hAnsi="Cambria Math" w:cs="Times New Roman"/>
            <w:sz w:val="24"/>
            <w:szCs w:val="24"/>
            <w:lang w:val="sv-SE"/>
          </w:rPr>
          <m:t xml:space="preserve"> | </m:t>
        </m:r>
        <m:sSub>
          <m:sSubPr>
            <m:ctrlPr>
              <w:rPr>
                <w:rFonts w:ascii="Cambria Math" w:eastAsia="Times New Roman" w:hAnsi="Cambria Math" w:cs="Times New Roman"/>
                <w:bCs/>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lang w:val="sv-SE"/>
              </w:rPr>
              <m:t>0</m:t>
            </m:r>
          </m:sub>
        </m:sSub>
        <m:r>
          <w:rPr>
            <w:rFonts w:ascii="Cambria Math" w:eastAsia="Times New Roman" w:hAnsi="Cambria Math" w:cs="Times New Roman"/>
            <w:sz w:val="24"/>
            <w:szCs w:val="24"/>
            <w:lang w:val="sv-SE"/>
          </w:rPr>
          <m:t>=</m:t>
        </m:r>
        <m:r>
          <w:rPr>
            <w:rFonts w:ascii="Cambria Math" w:eastAsia="Times New Roman" w:hAnsi="Cambria Math" w:cs="Times New Roman"/>
            <w:sz w:val="24"/>
            <w:szCs w:val="24"/>
          </w:rPr>
          <m:t>i</m:t>
        </m:r>
        <m:r>
          <w:rPr>
            <w:rFonts w:ascii="Cambria Math" w:eastAsia="Times New Roman" w:hAnsi="Cambria Math" w:cs="Times New Roman"/>
            <w:sz w:val="24"/>
            <w:szCs w:val="24"/>
            <w:lang w:val="sv-SE"/>
          </w:rPr>
          <m:t>)</m:t>
        </m:r>
        <m:r>
          <m:rPr>
            <m:sty m:val="bi"/>
          </m:rPr>
          <w:rPr>
            <w:rFonts w:ascii="Times New Roman" w:eastAsia="Times New Roman" w:hAnsi="Times New Roman" w:cs="Times New Roman"/>
            <w:sz w:val="24"/>
            <w:szCs w:val="24"/>
            <w:lang w:val="sv-SE"/>
          </w:rPr>
          <m:t>=</m:t>
        </m:r>
        <m:r>
          <w:rPr>
            <w:rFonts w:ascii="Cambria Math" w:eastAsia="Times New Roman" w:hAnsi="Cambria Math" w:cs="Times New Roman"/>
            <w:sz w:val="24"/>
            <w:szCs w:val="24"/>
            <w:lang w:val="sv-SE"/>
          </w:rPr>
          <m:t>1</m:t>
        </m:r>
        <m:r>
          <m:rPr>
            <m:sty m:val="bi"/>
          </m:rPr>
          <w:rPr>
            <w:rFonts w:ascii="Times New Roman" w:eastAsia="Times New Roman" w:hAnsi="Times New Roman" w:cs="Times New Roman"/>
            <w:sz w:val="24"/>
            <w:szCs w:val="24"/>
            <w:lang w:val="sv-SE"/>
          </w:rPr>
          <m:t>)</m:t>
        </m:r>
      </m:oMath>
      <w:r w:rsidR="00E256D3" w:rsidRPr="005E1DDF">
        <w:rPr>
          <w:rFonts w:ascii="Times New Roman" w:eastAsia="Times New Roman" w:hAnsi="Times New Roman" w:cs="Times New Roman"/>
          <w:sz w:val="24"/>
          <w:szCs w:val="24"/>
          <w:lang w:val="sv-SE"/>
        </w:rPr>
        <w:t>.</w:t>
      </w:r>
      <w:r w:rsidRPr="005E1DDF">
        <w:rPr>
          <w:rFonts w:ascii="Times New Roman" w:eastAsia="Times New Roman" w:hAnsi="Times New Roman" w:cs="Times New Roman"/>
          <w:sz w:val="24"/>
          <w:szCs w:val="24"/>
          <w:lang w:val="sv-SE"/>
        </w:rPr>
        <w:t xml:space="preserve"> Dalam keadaan ini, sistem akan mengunjungi keadaan tersebut berulang kali tanpa batas. Jika waktu rata-rata untuk kembali (</w:t>
      </w:r>
      <w:r w:rsidRPr="00A24C14">
        <w:rPr>
          <w:rFonts w:ascii="Times New Roman" w:eastAsia="Times New Roman" w:hAnsi="Times New Roman" w:cs="Times New Roman"/>
          <w:i/>
          <w:iCs/>
          <w:sz w:val="24"/>
          <w:szCs w:val="24"/>
          <w:lang w:val="sv-SE"/>
        </w:rPr>
        <w:t>mean recurrence time</w:t>
      </w:r>
      <w:r w:rsidRPr="005E1DDF">
        <w:rPr>
          <w:rFonts w:ascii="Times New Roman" w:eastAsia="Times New Roman" w:hAnsi="Times New Roman" w:cs="Times New Roman"/>
          <w:sz w:val="24"/>
          <w:szCs w:val="24"/>
          <w:lang w:val="sv-SE"/>
        </w:rPr>
        <w:t xml:space="preserve">) adalah terhingga, maka disebut </w:t>
      </w:r>
      <w:r w:rsidRPr="00A24C14">
        <w:rPr>
          <w:rFonts w:ascii="Times New Roman" w:eastAsia="Times New Roman" w:hAnsi="Times New Roman" w:cs="Times New Roman"/>
          <w:i/>
          <w:iCs/>
          <w:sz w:val="24"/>
          <w:szCs w:val="24"/>
          <w:lang w:val="sv-SE"/>
        </w:rPr>
        <w:t>positive recurrent</w:t>
      </w:r>
      <w:r w:rsidR="00A24C14">
        <w:rPr>
          <w:rFonts w:ascii="Times New Roman" w:eastAsia="Times New Roman" w:hAnsi="Times New Roman" w:cs="Times New Roman"/>
          <w:sz w:val="24"/>
          <w:szCs w:val="24"/>
          <w:lang w:val="sv-SE"/>
        </w:rPr>
        <w:t>. J</w:t>
      </w:r>
      <w:r w:rsidRPr="005E1DDF">
        <w:rPr>
          <w:rFonts w:ascii="Times New Roman" w:eastAsia="Times New Roman" w:hAnsi="Times New Roman" w:cs="Times New Roman"/>
          <w:sz w:val="24"/>
          <w:szCs w:val="24"/>
          <w:lang w:val="sv-SE"/>
        </w:rPr>
        <w:t xml:space="preserve">ika tak hingga, disebut </w:t>
      </w:r>
      <w:r w:rsidRPr="00A24C14">
        <w:rPr>
          <w:rFonts w:ascii="Times New Roman" w:eastAsia="Times New Roman" w:hAnsi="Times New Roman" w:cs="Times New Roman"/>
          <w:i/>
          <w:iCs/>
          <w:sz w:val="24"/>
          <w:szCs w:val="24"/>
          <w:lang w:val="sv-SE"/>
        </w:rPr>
        <w:t>null recurrent</w:t>
      </w:r>
      <w:r w:rsidR="664CC1BB" w:rsidRPr="37A26119">
        <w:rPr>
          <w:rFonts w:ascii="Times New Roman" w:eastAsia="Times New Roman" w:hAnsi="Times New Roman" w:cs="Times New Roman"/>
          <w:i/>
          <w:iCs/>
          <w:sz w:val="24"/>
          <w:szCs w:val="24"/>
          <w:lang w:val="sv-SE"/>
        </w:rPr>
        <w:t xml:space="preserve"> </w:t>
      </w:r>
      <w:r w:rsidR="664CC1BB" w:rsidRPr="37A26119">
        <w:rPr>
          <w:rFonts w:ascii="Times New Roman" w:eastAsia="Times New Roman" w:hAnsi="Times New Roman" w:cs="Times New Roman"/>
          <w:sz w:val="24"/>
          <w:szCs w:val="24"/>
          <w:lang w:val="sv-SE"/>
        </w:rPr>
        <w:t>[</w:t>
      </w:r>
      <w:r w:rsidR="72073E87" w:rsidRPr="37A26119">
        <w:rPr>
          <w:rFonts w:ascii="Times New Roman" w:eastAsia="Times New Roman" w:hAnsi="Times New Roman" w:cs="Times New Roman"/>
          <w:sz w:val="24"/>
          <w:szCs w:val="24"/>
          <w:lang w:val="sv-SE"/>
        </w:rPr>
        <w:t>1</w:t>
      </w:r>
      <w:r w:rsidR="202EDC76" w:rsidRPr="4E40A674">
        <w:rPr>
          <w:rFonts w:ascii="Times New Roman" w:eastAsia="Times New Roman" w:hAnsi="Times New Roman" w:cs="Times New Roman"/>
          <w:sz w:val="24"/>
          <w:szCs w:val="24"/>
          <w:lang w:val="sv-SE"/>
        </w:rPr>
        <w:t>3</w:t>
      </w:r>
      <w:r w:rsidR="664CC1BB" w:rsidRPr="37A26119">
        <w:rPr>
          <w:rFonts w:ascii="Times New Roman" w:eastAsia="Times New Roman" w:hAnsi="Times New Roman" w:cs="Times New Roman"/>
          <w:sz w:val="24"/>
          <w:szCs w:val="24"/>
          <w:lang w:val="sv-SE"/>
        </w:rPr>
        <w:t>]</w:t>
      </w:r>
      <w:r w:rsidR="00496148" w:rsidRPr="005E1DDF">
        <w:rPr>
          <w:rFonts w:ascii="Times New Roman" w:eastAsia="Times New Roman" w:hAnsi="Times New Roman" w:cs="Times New Roman"/>
          <w:sz w:val="24"/>
          <w:szCs w:val="24"/>
          <w:lang w:val="sv-SE"/>
        </w:rPr>
        <w:t>.</w:t>
      </w:r>
      <w:r w:rsidRPr="005E1DDF">
        <w:rPr>
          <w:rFonts w:ascii="Times New Roman" w:eastAsia="Times New Roman" w:hAnsi="Times New Roman" w:cs="Times New Roman"/>
          <w:sz w:val="24"/>
          <w:szCs w:val="24"/>
          <w:lang w:val="sv-SE"/>
        </w:rPr>
        <w:t xml:space="preserve"> Dalam konteks pemasaran, merek yang </w:t>
      </w:r>
      <w:r w:rsidRPr="00A24C14">
        <w:rPr>
          <w:rFonts w:ascii="Times New Roman" w:eastAsia="Times New Roman" w:hAnsi="Times New Roman" w:cs="Times New Roman"/>
          <w:i/>
          <w:iCs/>
          <w:sz w:val="24"/>
          <w:szCs w:val="24"/>
          <w:lang w:val="sv-SE"/>
        </w:rPr>
        <w:t>recurrent</w:t>
      </w:r>
      <w:r w:rsidRPr="005E1DDF">
        <w:rPr>
          <w:rFonts w:ascii="Times New Roman" w:eastAsia="Times New Roman" w:hAnsi="Times New Roman" w:cs="Times New Roman"/>
          <w:sz w:val="24"/>
          <w:szCs w:val="24"/>
          <w:lang w:val="sv-SE"/>
        </w:rPr>
        <w:t xml:space="preserve"> memiliki basis pelanggan yang kuat yang, meskipun mungkin berpindah sementara, akan selalu kembali menggunakan merek tersebut</w:t>
      </w:r>
      <w:r w:rsidR="00B756CF" w:rsidRPr="005E1DDF">
        <w:rPr>
          <w:rFonts w:ascii="Times New Roman" w:eastAsia="Times New Roman" w:hAnsi="Times New Roman" w:cs="Times New Roman"/>
          <w:sz w:val="24"/>
          <w:szCs w:val="24"/>
          <w:lang w:val="sv-SE"/>
        </w:rPr>
        <w:t>.</w:t>
      </w:r>
    </w:p>
    <w:p w14:paraId="20E563F2" w14:textId="1B380C83" w:rsidR="00EC71E7" w:rsidRDefault="00666E52" w:rsidP="00A97E4C">
      <w:pPr>
        <w:numPr>
          <w:ilvl w:val="0"/>
          <w:numId w:val="6"/>
        </w:numPr>
        <w:shd w:val="clear" w:color="auto" w:fill="FFFFFF"/>
        <w:spacing w:after="240" w:line="360" w:lineRule="auto"/>
        <w:ind w:left="540"/>
        <w:rPr>
          <w:rFonts w:ascii="Times New Roman" w:eastAsia="Times New Roman" w:hAnsi="Times New Roman" w:cs="Times New Roman"/>
          <w:sz w:val="24"/>
          <w:szCs w:val="24"/>
          <w:lang w:val="sv-SE"/>
        </w:rPr>
      </w:pPr>
      <w:r w:rsidRPr="00A24C14">
        <w:rPr>
          <w:rFonts w:ascii="Times New Roman" w:eastAsia="Times New Roman" w:hAnsi="Times New Roman" w:cs="Times New Roman"/>
          <w:i/>
          <w:iCs/>
          <w:sz w:val="24"/>
          <w:szCs w:val="24"/>
          <w:lang w:val="sv-SE"/>
        </w:rPr>
        <w:t>Transient State</w:t>
      </w:r>
      <w:r w:rsidRPr="005E1DDF">
        <w:rPr>
          <w:rFonts w:ascii="Times New Roman" w:eastAsia="Times New Roman" w:hAnsi="Times New Roman" w:cs="Times New Roman"/>
          <w:sz w:val="24"/>
          <w:szCs w:val="24"/>
          <w:lang w:val="sv-SE"/>
        </w:rPr>
        <w:t xml:space="preserve"> (Keadaan Sementara)</w:t>
      </w:r>
    </w:p>
    <w:p w14:paraId="749C4AF6" w14:textId="4B0ABA6E" w:rsidR="005A3A96" w:rsidRPr="003754EC" w:rsidRDefault="00666E52" w:rsidP="25301D15">
      <w:pPr>
        <w:shd w:val="clear" w:color="auto" w:fill="FFFFFF" w:themeFill="background1"/>
        <w:spacing w:after="240" w:line="360" w:lineRule="auto"/>
        <w:ind w:left="540"/>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Sebuah keadaan </w:t>
      </w:r>
      <m:oMath>
        <m:r>
          <w:rPr>
            <w:rFonts w:ascii="Times New Roman" w:eastAsia="Times New Roman" w:hAnsi="Times New Roman" w:cs="Times New Roman"/>
            <w:sz w:val="24"/>
            <w:szCs w:val="24"/>
          </w:rPr>
          <m:t>i</m:t>
        </m:r>
      </m:oMath>
      <w:r w:rsidRPr="005E1DDF">
        <w:rPr>
          <w:rFonts w:ascii="Times New Roman" w:eastAsia="Times New Roman" w:hAnsi="Times New Roman" w:cs="Times New Roman"/>
          <w:sz w:val="24"/>
          <w:szCs w:val="24"/>
          <w:lang w:val="sv-SE"/>
        </w:rPr>
        <w:t xml:space="preserve"> disebut transient jika probabilitas untuk kembali ke keadaan </w:t>
      </w:r>
      <m:oMath>
        <m:r>
          <w:rPr>
            <w:rFonts w:ascii="Times New Roman" w:eastAsia="Times New Roman" w:hAnsi="Times New Roman" w:cs="Times New Roman"/>
            <w:sz w:val="24"/>
            <w:szCs w:val="24"/>
          </w:rPr>
          <m:t>i</m:t>
        </m:r>
      </m:oMath>
      <w:r w:rsidRPr="005E1DDF">
        <w:rPr>
          <w:rFonts w:ascii="Times New Roman" w:eastAsia="Times New Roman" w:hAnsi="Times New Roman" w:cs="Times New Roman"/>
          <w:sz w:val="24"/>
          <w:szCs w:val="24"/>
          <w:lang w:val="sv-SE"/>
        </w:rPr>
        <w:t xml:space="preserve"> kurang dari 1</w:t>
      </w:r>
      <w:r w:rsidR="00EC71E7">
        <w:rPr>
          <w:rFonts w:ascii="Times New Roman" w:eastAsia="Times New Roman" w:hAnsi="Times New Roman" w:cs="Times New Roman"/>
          <w:sz w:val="24"/>
          <w:szCs w:val="24"/>
          <w:lang w:val="sv-SE"/>
        </w:rPr>
        <w:t xml:space="preserve"> yang mengartikan </w:t>
      </w:r>
      <w:r w:rsidRPr="005E1DDF">
        <w:rPr>
          <w:rFonts w:ascii="Times New Roman" w:eastAsia="Times New Roman" w:hAnsi="Times New Roman" w:cs="Times New Roman"/>
          <w:sz w:val="24"/>
          <w:szCs w:val="24"/>
          <w:lang w:val="sv-SE"/>
        </w:rPr>
        <w:t xml:space="preserve">terdapat kemungkinan positif bahwa sekali sistem meninggalkan keadaan </w:t>
      </w:r>
      <m:oMath>
        <m:r>
          <w:rPr>
            <w:rFonts w:ascii="Times New Roman" w:eastAsia="Times New Roman" w:hAnsi="Times New Roman" w:cs="Times New Roman"/>
            <w:sz w:val="24"/>
            <w:szCs w:val="24"/>
          </w:rPr>
          <m:t>i</m:t>
        </m:r>
      </m:oMath>
      <w:r w:rsidRPr="005E1DDF">
        <w:rPr>
          <w:rFonts w:ascii="Times New Roman" w:eastAsia="Times New Roman" w:hAnsi="Times New Roman" w:cs="Times New Roman"/>
          <w:sz w:val="24"/>
          <w:szCs w:val="24"/>
          <w:lang w:val="sv-SE"/>
        </w:rPr>
        <w:t>, sistem tidak akan pernah kembali lagi</w:t>
      </w:r>
      <w:r w:rsidR="6D6556D6" w:rsidRPr="005E1DDF">
        <w:rPr>
          <w:rFonts w:ascii="Times New Roman" w:eastAsia="Times New Roman" w:hAnsi="Times New Roman" w:cs="Times New Roman"/>
          <w:sz w:val="24"/>
          <w:szCs w:val="24"/>
          <w:lang w:val="sv-SE"/>
        </w:rPr>
        <w:t xml:space="preserve"> [</w:t>
      </w:r>
      <w:r w:rsidR="1AE6B102" w:rsidRPr="005E1DDF">
        <w:rPr>
          <w:rFonts w:ascii="Times New Roman" w:eastAsia="Times New Roman" w:hAnsi="Times New Roman" w:cs="Times New Roman"/>
          <w:sz w:val="24"/>
          <w:szCs w:val="24"/>
          <w:lang w:val="sv-SE"/>
        </w:rPr>
        <w:t>1</w:t>
      </w:r>
      <w:r w:rsidR="2B54FA07" w:rsidRPr="005E1DDF">
        <w:rPr>
          <w:rFonts w:ascii="Times New Roman" w:eastAsia="Times New Roman" w:hAnsi="Times New Roman" w:cs="Times New Roman"/>
          <w:sz w:val="24"/>
          <w:szCs w:val="24"/>
          <w:lang w:val="sv-SE"/>
        </w:rPr>
        <w:t>4</w:t>
      </w:r>
      <w:r w:rsidR="6D6556D6" w:rsidRPr="005E1DDF">
        <w:rPr>
          <w:rFonts w:ascii="Times New Roman" w:eastAsia="Times New Roman" w:hAnsi="Times New Roman" w:cs="Times New Roman"/>
          <w:sz w:val="24"/>
          <w:szCs w:val="24"/>
          <w:lang w:val="sv-SE"/>
        </w:rPr>
        <w:t>]</w:t>
      </w:r>
      <w:r w:rsidR="00B756CF" w:rsidRPr="005E1DDF">
        <w:rPr>
          <w:rFonts w:ascii="Times New Roman" w:eastAsia="Times New Roman" w:hAnsi="Times New Roman" w:cs="Times New Roman"/>
          <w:sz w:val="24"/>
          <w:szCs w:val="24"/>
          <w:lang w:val="sv-SE"/>
        </w:rPr>
        <w:t>.</w:t>
      </w:r>
      <w:r w:rsidRPr="005E1DDF">
        <w:rPr>
          <w:rFonts w:ascii="Times New Roman" w:eastAsia="Times New Roman" w:hAnsi="Times New Roman" w:cs="Times New Roman"/>
          <w:sz w:val="24"/>
          <w:szCs w:val="24"/>
          <w:lang w:val="sv-SE"/>
        </w:rPr>
        <w:t xml:space="preserve"> </w:t>
      </w:r>
    </w:p>
    <w:p w14:paraId="6CF5443D" w14:textId="78ED0BDB" w:rsidR="007408BD" w:rsidRPr="005E1DDF" w:rsidRDefault="006E373B" w:rsidP="006E373B">
      <w:pPr>
        <w:pStyle w:val="Judul3"/>
        <w:keepNext w:val="0"/>
        <w:keepLines w:val="0"/>
        <w:numPr>
          <w:ilvl w:val="2"/>
          <w:numId w:val="16"/>
        </w:numPr>
        <w:shd w:val="clear" w:color="auto" w:fill="FFFFFF"/>
        <w:spacing w:before="0" w:after="120" w:line="360" w:lineRule="auto"/>
        <w:jc w:val="both"/>
        <w:rPr>
          <w:rFonts w:ascii="Times New Roman" w:eastAsia="Times New Roman" w:hAnsi="Times New Roman" w:cs="Times New Roman"/>
          <w:b/>
          <w:bCs/>
          <w:color w:val="1F1F1F"/>
          <w:sz w:val="24"/>
          <w:szCs w:val="24"/>
          <w:lang w:val="sv-SE"/>
        </w:rPr>
      </w:pPr>
      <w:bookmarkStart w:id="55" w:name="_jwixbiebzqg7" w:colFirst="0" w:colLast="0"/>
      <w:bookmarkStart w:id="56" w:name="_Toc215078177"/>
      <w:bookmarkEnd w:id="55"/>
      <w:r>
        <w:rPr>
          <w:rFonts w:ascii="Times New Roman" w:eastAsia="Times New Roman" w:hAnsi="Times New Roman" w:cs="Times New Roman"/>
          <w:b/>
          <w:i/>
          <w:color w:val="1F1F1F"/>
          <w:sz w:val="24"/>
          <w:szCs w:val="24"/>
          <w:lang w:val="sv-SE"/>
        </w:rPr>
        <w:t xml:space="preserve"> </w:t>
      </w:r>
      <w:bookmarkStart w:id="57" w:name="_Toc215092573"/>
      <w:r w:rsidR="00666E52" w:rsidRPr="00212282">
        <w:rPr>
          <w:rFonts w:ascii="Times New Roman" w:eastAsia="Times New Roman" w:hAnsi="Times New Roman" w:cs="Times New Roman"/>
          <w:b/>
          <w:bCs/>
          <w:i/>
          <w:iCs/>
          <w:color w:val="1F1F1F"/>
          <w:sz w:val="24"/>
          <w:szCs w:val="24"/>
          <w:lang w:val="sv-SE"/>
        </w:rPr>
        <w:t>Absorbing State</w:t>
      </w:r>
      <w:r w:rsidR="00666E52" w:rsidRPr="005E1DDF">
        <w:rPr>
          <w:rFonts w:ascii="Times New Roman" w:eastAsia="Times New Roman" w:hAnsi="Times New Roman" w:cs="Times New Roman"/>
          <w:b/>
          <w:bCs/>
          <w:color w:val="1F1F1F"/>
          <w:sz w:val="24"/>
          <w:szCs w:val="24"/>
          <w:lang w:val="sv-SE"/>
        </w:rPr>
        <w:t xml:space="preserve"> (Keadaan Penyerap)</w:t>
      </w:r>
      <w:bookmarkEnd w:id="56"/>
      <w:bookmarkEnd w:id="57"/>
    </w:p>
    <w:p w14:paraId="6ED1A586" w14:textId="77777777" w:rsidR="00060C89" w:rsidRDefault="00666E52" w:rsidP="00D04B43">
      <w:pPr>
        <w:shd w:val="clear" w:color="auto" w:fill="FFFFFF"/>
        <w:spacing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Jenis keadaan yang memiliki implikasi paling signifikan dalam penelitian ini adalah </w:t>
      </w:r>
      <w:r w:rsidRPr="005E1DDF">
        <w:rPr>
          <w:rFonts w:ascii="Times New Roman" w:eastAsia="Times New Roman" w:hAnsi="Times New Roman" w:cs="Times New Roman"/>
          <w:i/>
          <w:iCs/>
          <w:sz w:val="24"/>
          <w:szCs w:val="24"/>
          <w:lang w:val="sv-SE"/>
        </w:rPr>
        <w:t>absorbing state</w:t>
      </w:r>
      <w:r w:rsidRPr="005E1DDF">
        <w:rPr>
          <w:rFonts w:ascii="Times New Roman" w:eastAsia="Times New Roman" w:hAnsi="Times New Roman" w:cs="Times New Roman"/>
          <w:sz w:val="24"/>
          <w:szCs w:val="24"/>
          <w:lang w:val="sv-SE"/>
        </w:rPr>
        <w:t xml:space="preserve">. Sebuah keadaan </w:t>
      </w:r>
      <m:oMath>
        <m:r>
          <w:rPr>
            <w:rFonts w:ascii="Times New Roman" w:eastAsia="Times New Roman" w:hAnsi="Times New Roman" w:cs="Times New Roman"/>
            <w:sz w:val="24"/>
            <w:szCs w:val="24"/>
          </w:rPr>
          <m:t>i</m:t>
        </m:r>
      </m:oMath>
      <w:r w:rsidRPr="005E1DDF">
        <w:rPr>
          <w:rFonts w:ascii="Times New Roman" w:eastAsia="Times New Roman" w:hAnsi="Times New Roman" w:cs="Times New Roman"/>
          <w:sz w:val="24"/>
          <w:szCs w:val="24"/>
          <w:lang w:val="sv-SE"/>
        </w:rPr>
        <w:t xml:space="preserve"> disebut </w:t>
      </w:r>
      <w:r w:rsidRPr="005E1DDF">
        <w:rPr>
          <w:rFonts w:ascii="Times New Roman" w:eastAsia="Times New Roman" w:hAnsi="Times New Roman" w:cs="Times New Roman"/>
          <w:i/>
          <w:iCs/>
          <w:sz w:val="24"/>
          <w:szCs w:val="24"/>
          <w:lang w:val="sv-SE"/>
        </w:rPr>
        <w:t>absorbing</w:t>
      </w:r>
      <w:r w:rsidRPr="005E1DDF">
        <w:rPr>
          <w:rFonts w:ascii="Times New Roman" w:eastAsia="Times New Roman" w:hAnsi="Times New Roman" w:cs="Times New Roman"/>
          <w:sz w:val="24"/>
          <w:szCs w:val="24"/>
          <w:lang w:val="sv-SE"/>
        </w:rPr>
        <w:t xml:space="preserve"> jika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ii</m:t>
            </m:r>
          </m:sub>
        </m:sSub>
        <m:r>
          <w:rPr>
            <w:rFonts w:ascii="Times New Roman" w:eastAsia="Times New Roman" w:hAnsi="Times New Roman" w:cs="Times New Roman"/>
            <w:sz w:val="24"/>
            <w:szCs w:val="24"/>
            <w:lang w:val="sv-SE"/>
          </w:rPr>
          <m:t>=1</m:t>
        </m:r>
      </m:oMath>
      <w:r w:rsidRPr="005E1DDF">
        <w:rPr>
          <w:rFonts w:ascii="Times New Roman" w:eastAsia="Times New Roman" w:hAnsi="Times New Roman" w:cs="Times New Roman"/>
          <w:sz w:val="24"/>
          <w:szCs w:val="24"/>
          <w:lang w:val="sv-SE"/>
        </w:rPr>
        <w:t xml:space="preserve"> dan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ij</m:t>
            </m:r>
          </m:sub>
        </m:sSub>
        <m:r>
          <w:rPr>
            <w:rFonts w:ascii="Times New Roman" w:eastAsia="Times New Roman" w:hAnsi="Times New Roman" w:cs="Times New Roman"/>
            <w:sz w:val="24"/>
            <w:szCs w:val="24"/>
            <w:lang w:val="sv-SE"/>
          </w:rPr>
          <m:t>=0</m:t>
        </m:r>
      </m:oMath>
      <w:r w:rsidRPr="005E1DDF">
        <w:rPr>
          <w:rFonts w:ascii="Times New Roman" w:eastAsia="Times New Roman" w:hAnsi="Times New Roman" w:cs="Times New Roman"/>
          <w:sz w:val="24"/>
          <w:szCs w:val="24"/>
          <w:lang w:val="sv-SE"/>
        </w:rPr>
        <w:t xml:space="preserve"> untuk semua </w:t>
      </w:r>
      <m:oMath>
        <m:r>
          <w:rPr>
            <w:rFonts w:ascii="Times New Roman" w:eastAsia="Times New Roman" w:hAnsi="Times New Roman" w:cs="Times New Roman"/>
            <w:sz w:val="24"/>
            <w:szCs w:val="24"/>
          </w:rPr>
          <m:t>j</m:t>
        </m:r>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i</m:t>
        </m:r>
      </m:oMath>
      <w:r w:rsidRPr="005E1DDF">
        <w:rPr>
          <w:rFonts w:ascii="Times New Roman" w:eastAsia="Times New Roman" w:hAnsi="Times New Roman" w:cs="Times New Roman"/>
          <w:sz w:val="24"/>
          <w:szCs w:val="24"/>
          <w:lang w:val="sv-SE"/>
        </w:rPr>
        <w:t xml:space="preserve">. </w:t>
      </w:r>
      <w:r w:rsidR="005B3704">
        <w:rPr>
          <w:rFonts w:ascii="Times New Roman" w:eastAsia="Times New Roman" w:hAnsi="Times New Roman" w:cs="Times New Roman"/>
          <w:sz w:val="24"/>
          <w:szCs w:val="24"/>
          <w:lang w:val="sv-SE"/>
        </w:rPr>
        <w:t>Hal ini menandakan</w:t>
      </w:r>
      <w:r w:rsidRPr="005E1DDF">
        <w:rPr>
          <w:rFonts w:ascii="Times New Roman" w:eastAsia="Times New Roman" w:hAnsi="Times New Roman" w:cs="Times New Roman"/>
          <w:sz w:val="24"/>
          <w:szCs w:val="24"/>
          <w:lang w:val="sv-SE"/>
        </w:rPr>
        <w:t xml:space="preserve"> sekali sistem memasuki keadaan ini, sistem terperangkap dan tidak dapat keluar lagi.</w:t>
      </w:r>
      <w:r w:rsidR="006E373B">
        <w:rPr>
          <w:rFonts w:ascii="Times New Roman" w:eastAsia="Times New Roman" w:hAnsi="Times New Roman" w:cs="Times New Roman"/>
          <w:sz w:val="24"/>
          <w:szCs w:val="24"/>
          <w:vertAlign w:val="superscript"/>
          <w:lang w:val="sv-SE"/>
        </w:rPr>
        <w:t xml:space="preserve"> </w:t>
      </w:r>
      <w:r w:rsidRPr="005E1DDF">
        <w:rPr>
          <w:rFonts w:ascii="Times New Roman" w:eastAsia="Times New Roman" w:hAnsi="Times New Roman" w:cs="Times New Roman"/>
          <w:sz w:val="24"/>
          <w:szCs w:val="24"/>
          <w:lang w:val="sv-SE"/>
        </w:rPr>
        <w:t xml:space="preserve">Dalam konteks pemasaran, </w:t>
      </w:r>
      <w:r w:rsidRPr="005E1DDF">
        <w:rPr>
          <w:rFonts w:ascii="Times New Roman" w:eastAsia="Times New Roman" w:hAnsi="Times New Roman" w:cs="Times New Roman"/>
          <w:i/>
          <w:iCs/>
          <w:sz w:val="24"/>
          <w:szCs w:val="24"/>
          <w:lang w:val="sv-SE"/>
        </w:rPr>
        <w:t>absorbing state</w:t>
      </w:r>
      <w:r w:rsidRPr="005E1DDF">
        <w:rPr>
          <w:rFonts w:ascii="Times New Roman" w:eastAsia="Times New Roman" w:hAnsi="Times New Roman" w:cs="Times New Roman"/>
          <w:sz w:val="24"/>
          <w:szCs w:val="24"/>
          <w:lang w:val="sv-SE"/>
        </w:rPr>
        <w:t xml:space="preserve"> dapat diinterpretasikan dalam dua cara yang berbeda, dimana:</w:t>
      </w:r>
    </w:p>
    <w:p w14:paraId="0DD3AE9D" w14:textId="140DC1D4" w:rsidR="00D04B43" w:rsidRPr="00060C89" w:rsidRDefault="00666E52" w:rsidP="00706C2D">
      <w:pPr>
        <w:pStyle w:val="DaftarParagraf"/>
        <w:numPr>
          <w:ilvl w:val="0"/>
          <w:numId w:val="18"/>
        </w:numPr>
        <w:shd w:val="clear" w:color="auto" w:fill="FFFFFF"/>
        <w:tabs>
          <w:tab w:val="left" w:pos="540"/>
        </w:tabs>
        <w:spacing w:after="240" w:line="360" w:lineRule="auto"/>
        <w:ind w:left="540"/>
        <w:jc w:val="both"/>
        <w:rPr>
          <w:rFonts w:ascii="Times New Roman" w:eastAsia="Times New Roman" w:hAnsi="Times New Roman" w:cs="Times New Roman"/>
          <w:sz w:val="24"/>
          <w:szCs w:val="24"/>
          <w:vertAlign w:val="superscript"/>
          <w:lang w:val="sv-SE"/>
        </w:rPr>
      </w:pPr>
      <w:r w:rsidRPr="00706C2D">
        <w:rPr>
          <w:rFonts w:ascii="Times New Roman" w:eastAsia="Times New Roman" w:hAnsi="Times New Roman" w:cs="Times New Roman"/>
          <w:sz w:val="24"/>
          <w:szCs w:val="24"/>
          <w:lang w:val="sv-SE"/>
        </w:rPr>
        <w:t>Loyalitas Absolut:</w:t>
      </w:r>
      <w:r w:rsidRPr="00060C89">
        <w:rPr>
          <w:rFonts w:ascii="Times New Roman" w:eastAsia="Times New Roman" w:hAnsi="Times New Roman" w:cs="Times New Roman"/>
          <w:sz w:val="24"/>
          <w:szCs w:val="24"/>
          <w:lang w:val="sv-SE"/>
        </w:rPr>
        <w:t xml:space="preserve"> Merek tersebut berhasil menciptakan kepuasan atau ketergantungan sedemikian rupa sehingga tidak ada konsumen yang ingin berpindah.</w:t>
      </w:r>
    </w:p>
    <w:p w14:paraId="0CDE6F04" w14:textId="45CEF61F" w:rsidR="007408BD" w:rsidRPr="00D04B43" w:rsidRDefault="00666E52" w:rsidP="00D04B43">
      <w:pPr>
        <w:pStyle w:val="DaftarParagraf"/>
        <w:numPr>
          <w:ilvl w:val="0"/>
          <w:numId w:val="18"/>
        </w:numPr>
        <w:shd w:val="clear" w:color="auto" w:fill="FFFFFF"/>
        <w:spacing w:after="240" w:line="360" w:lineRule="auto"/>
        <w:ind w:left="540"/>
        <w:jc w:val="both"/>
        <w:rPr>
          <w:rFonts w:ascii="Times New Roman" w:eastAsia="Times New Roman" w:hAnsi="Times New Roman" w:cs="Times New Roman"/>
          <w:sz w:val="24"/>
          <w:szCs w:val="24"/>
          <w:vertAlign w:val="superscript"/>
          <w:lang w:val="sv-SE"/>
        </w:rPr>
      </w:pPr>
      <w:r w:rsidRPr="00706C2D">
        <w:rPr>
          <w:rFonts w:ascii="Times New Roman" w:eastAsia="Times New Roman" w:hAnsi="Times New Roman" w:cs="Times New Roman"/>
          <w:sz w:val="24"/>
          <w:szCs w:val="24"/>
          <w:lang w:val="sv-SE"/>
        </w:rPr>
        <w:t>Kondisi Terminal:</w:t>
      </w:r>
      <w:r w:rsidRPr="00D04B43">
        <w:rPr>
          <w:rFonts w:ascii="Times New Roman" w:eastAsia="Times New Roman" w:hAnsi="Times New Roman" w:cs="Times New Roman"/>
          <w:sz w:val="24"/>
          <w:szCs w:val="24"/>
          <w:lang w:val="sv-SE"/>
        </w:rPr>
        <w:t xml:space="preserve"> Dalam beberapa model siklus hidup pelanggan, </w:t>
      </w:r>
      <w:r w:rsidRPr="00D04B43">
        <w:rPr>
          <w:rFonts w:ascii="Times New Roman" w:eastAsia="Times New Roman" w:hAnsi="Times New Roman" w:cs="Times New Roman"/>
          <w:i/>
          <w:iCs/>
          <w:sz w:val="24"/>
          <w:szCs w:val="24"/>
          <w:lang w:val="sv-SE"/>
        </w:rPr>
        <w:t>absorbing state</w:t>
      </w:r>
      <w:r w:rsidRPr="00D04B43">
        <w:rPr>
          <w:rFonts w:ascii="Times New Roman" w:eastAsia="Times New Roman" w:hAnsi="Times New Roman" w:cs="Times New Roman"/>
          <w:sz w:val="24"/>
          <w:szCs w:val="24"/>
          <w:lang w:val="sv-SE"/>
        </w:rPr>
        <w:t xml:space="preserve"> bisa merepresentasikan kondisi </w:t>
      </w:r>
      <w:r w:rsidR="00D04B43">
        <w:rPr>
          <w:rFonts w:ascii="Times New Roman" w:eastAsia="Times New Roman" w:hAnsi="Times New Roman" w:cs="Times New Roman"/>
          <w:sz w:val="24"/>
          <w:szCs w:val="24"/>
          <w:lang w:val="sv-SE"/>
        </w:rPr>
        <w:t>”</w:t>
      </w:r>
      <w:r w:rsidRPr="00D04B43">
        <w:rPr>
          <w:rFonts w:ascii="Times New Roman" w:eastAsia="Times New Roman" w:hAnsi="Times New Roman" w:cs="Times New Roman"/>
          <w:sz w:val="24"/>
          <w:szCs w:val="24"/>
          <w:lang w:val="sv-SE"/>
        </w:rPr>
        <w:t>berhenti menggunakan kategori produk</w:t>
      </w:r>
      <w:r w:rsidR="00D04B43">
        <w:rPr>
          <w:rFonts w:ascii="Times New Roman" w:eastAsia="Times New Roman" w:hAnsi="Times New Roman" w:cs="Times New Roman"/>
          <w:sz w:val="24"/>
          <w:szCs w:val="24"/>
          <w:lang w:val="sv-SE"/>
        </w:rPr>
        <w:t>”</w:t>
      </w:r>
      <w:r w:rsidRPr="00D04B43">
        <w:rPr>
          <w:rFonts w:ascii="Times New Roman" w:eastAsia="Times New Roman" w:hAnsi="Times New Roman" w:cs="Times New Roman"/>
          <w:sz w:val="24"/>
          <w:szCs w:val="24"/>
          <w:lang w:val="sv-SE"/>
        </w:rPr>
        <w:t xml:space="preserve"> atau </w:t>
      </w:r>
      <w:r w:rsidR="00D04B43">
        <w:rPr>
          <w:rFonts w:ascii="Times New Roman" w:eastAsia="Times New Roman" w:hAnsi="Times New Roman" w:cs="Times New Roman"/>
          <w:sz w:val="24"/>
          <w:szCs w:val="24"/>
          <w:lang w:val="sv-SE"/>
        </w:rPr>
        <w:t>”</w:t>
      </w:r>
      <w:r w:rsidRPr="00D04B43">
        <w:rPr>
          <w:rFonts w:ascii="Times New Roman" w:eastAsia="Times New Roman" w:hAnsi="Times New Roman" w:cs="Times New Roman"/>
          <w:i/>
          <w:sz w:val="24"/>
          <w:szCs w:val="24"/>
          <w:lang w:val="sv-SE"/>
        </w:rPr>
        <w:t>churn</w:t>
      </w:r>
      <w:r w:rsidRPr="00D04B43">
        <w:rPr>
          <w:rFonts w:ascii="Times New Roman" w:eastAsia="Times New Roman" w:hAnsi="Times New Roman" w:cs="Times New Roman"/>
          <w:sz w:val="24"/>
          <w:szCs w:val="24"/>
          <w:lang w:val="sv-SE"/>
        </w:rPr>
        <w:t xml:space="preserve"> total</w:t>
      </w:r>
      <w:r w:rsidR="00D04B43">
        <w:rPr>
          <w:rFonts w:ascii="Times New Roman" w:eastAsia="Times New Roman" w:hAnsi="Times New Roman" w:cs="Times New Roman"/>
          <w:sz w:val="24"/>
          <w:szCs w:val="24"/>
          <w:lang w:val="sv-SE"/>
        </w:rPr>
        <w:t>”</w:t>
      </w:r>
      <w:r w:rsidRPr="00D04B43">
        <w:rPr>
          <w:rFonts w:ascii="Times New Roman" w:eastAsia="Times New Roman" w:hAnsi="Times New Roman" w:cs="Times New Roman"/>
          <w:sz w:val="24"/>
          <w:szCs w:val="24"/>
          <w:lang w:val="sv-SE"/>
        </w:rPr>
        <w:t xml:space="preserve"> (keluar dari pasar). Namun, dalam model perpindahan merek aktif, ini biasanya dimaknai sebagai loyalitas ekstrem atau dominasi pasar.</w:t>
      </w:r>
    </w:p>
    <w:p w14:paraId="4C55A5D9" w14:textId="76677719" w:rsidR="007408BD" w:rsidRPr="005E1DDF" w:rsidRDefault="00666E52" w:rsidP="28CA374D">
      <w:pPr>
        <w:shd w:val="clear" w:color="auto" w:fill="FFFFFF" w:themeFill="background1"/>
        <w:spacing w:after="240" w:line="360" w:lineRule="auto"/>
        <w:jc w:val="both"/>
        <w:rPr>
          <w:rFonts w:ascii="Times New Roman" w:eastAsia="Times New Roman" w:hAnsi="Times New Roman" w:cs="Times New Roman"/>
          <w:sz w:val="24"/>
          <w:szCs w:val="24"/>
          <w:vertAlign w:val="superscript"/>
          <w:lang w:val="sv-SE"/>
        </w:rPr>
      </w:pPr>
      <w:r w:rsidRPr="005E1DDF">
        <w:rPr>
          <w:rFonts w:ascii="Times New Roman" w:eastAsia="Times New Roman" w:hAnsi="Times New Roman" w:cs="Times New Roman"/>
          <w:sz w:val="24"/>
          <w:szCs w:val="24"/>
          <w:lang w:val="sv-SE"/>
        </w:rPr>
        <w:t xml:space="preserve">Rantai Markov yang memiliki setidaknya satu </w:t>
      </w:r>
      <w:r w:rsidRPr="005E1DDF">
        <w:rPr>
          <w:rFonts w:ascii="Times New Roman" w:eastAsia="Times New Roman" w:hAnsi="Times New Roman" w:cs="Times New Roman"/>
          <w:i/>
          <w:iCs/>
          <w:sz w:val="24"/>
          <w:szCs w:val="24"/>
          <w:lang w:val="sv-SE"/>
        </w:rPr>
        <w:t>absorbing state</w:t>
      </w:r>
      <w:r w:rsidRPr="005E1DDF">
        <w:rPr>
          <w:rFonts w:ascii="Times New Roman" w:eastAsia="Times New Roman" w:hAnsi="Times New Roman" w:cs="Times New Roman"/>
          <w:sz w:val="24"/>
          <w:szCs w:val="24"/>
          <w:lang w:val="sv-SE"/>
        </w:rPr>
        <w:t xml:space="preserve"> dan memungkinkan setiap keadaan </w:t>
      </w:r>
      <w:r w:rsidRPr="005E1DDF">
        <w:rPr>
          <w:rFonts w:ascii="Times New Roman" w:eastAsia="Times New Roman" w:hAnsi="Times New Roman" w:cs="Times New Roman"/>
          <w:i/>
          <w:iCs/>
          <w:sz w:val="24"/>
          <w:szCs w:val="24"/>
          <w:lang w:val="sv-SE"/>
        </w:rPr>
        <w:t>transient</w:t>
      </w:r>
      <w:r w:rsidRPr="005E1DDF">
        <w:rPr>
          <w:rFonts w:ascii="Times New Roman" w:eastAsia="Times New Roman" w:hAnsi="Times New Roman" w:cs="Times New Roman"/>
          <w:sz w:val="24"/>
          <w:szCs w:val="24"/>
          <w:lang w:val="sv-SE"/>
        </w:rPr>
        <w:t xml:space="preserve"> untuk mencapai </w:t>
      </w:r>
      <w:r w:rsidRPr="005E1DDF">
        <w:rPr>
          <w:rFonts w:ascii="Times New Roman" w:eastAsia="Times New Roman" w:hAnsi="Times New Roman" w:cs="Times New Roman"/>
          <w:i/>
          <w:iCs/>
          <w:sz w:val="24"/>
          <w:szCs w:val="24"/>
          <w:lang w:val="sv-SE"/>
        </w:rPr>
        <w:t>absorbing state</w:t>
      </w:r>
      <w:r w:rsidRPr="005E1DDF">
        <w:rPr>
          <w:rFonts w:ascii="Times New Roman" w:eastAsia="Times New Roman" w:hAnsi="Times New Roman" w:cs="Times New Roman"/>
          <w:sz w:val="24"/>
          <w:szCs w:val="24"/>
          <w:lang w:val="sv-SE"/>
        </w:rPr>
        <w:t xml:space="preserve"> baik secara langsung maupun tidak langsung disebut Rantai Markov Penyerap (</w:t>
      </w:r>
      <w:r w:rsidRPr="005E1DDF">
        <w:rPr>
          <w:rFonts w:ascii="Times New Roman" w:eastAsia="Times New Roman" w:hAnsi="Times New Roman" w:cs="Times New Roman"/>
          <w:i/>
          <w:iCs/>
          <w:sz w:val="24"/>
          <w:szCs w:val="24"/>
          <w:lang w:val="sv-SE"/>
        </w:rPr>
        <w:t>Absorbing Markov Chain</w:t>
      </w:r>
      <w:r w:rsidRPr="005E1DDF">
        <w:rPr>
          <w:rFonts w:ascii="Times New Roman" w:eastAsia="Times New Roman" w:hAnsi="Times New Roman" w:cs="Times New Roman"/>
          <w:sz w:val="24"/>
          <w:szCs w:val="24"/>
          <w:lang w:val="sv-SE"/>
        </w:rPr>
        <w:t>). Dalam rantai seperti ini, perilaku jangka panjang sistem adalah penyerapan total</w:t>
      </w:r>
      <w:r w:rsidR="00706C2D">
        <w:rPr>
          <w:rFonts w:ascii="Times New Roman" w:eastAsia="Times New Roman" w:hAnsi="Times New Roman" w:cs="Times New Roman"/>
          <w:sz w:val="24"/>
          <w:szCs w:val="24"/>
          <w:lang w:val="sv-SE"/>
        </w:rPr>
        <w:t xml:space="preserve"> dimana </w:t>
      </w:r>
      <w:r w:rsidRPr="005E1DDF">
        <w:rPr>
          <w:rFonts w:ascii="Times New Roman" w:eastAsia="Times New Roman" w:hAnsi="Times New Roman" w:cs="Times New Roman"/>
          <w:sz w:val="24"/>
          <w:szCs w:val="24"/>
          <w:lang w:val="sv-SE"/>
        </w:rPr>
        <w:t xml:space="preserve">probabilitas berada di keadaan </w:t>
      </w:r>
      <w:r w:rsidRPr="005E1DDF">
        <w:rPr>
          <w:rFonts w:ascii="Times New Roman" w:eastAsia="Times New Roman" w:hAnsi="Times New Roman" w:cs="Times New Roman"/>
          <w:i/>
          <w:iCs/>
          <w:sz w:val="24"/>
          <w:szCs w:val="24"/>
          <w:lang w:val="sv-SE"/>
        </w:rPr>
        <w:t>transient</w:t>
      </w:r>
      <w:r w:rsidRPr="005E1DDF">
        <w:rPr>
          <w:rFonts w:ascii="Times New Roman" w:eastAsia="Times New Roman" w:hAnsi="Times New Roman" w:cs="Times New Roman"/>
          <w:sz w:val="24"/>
          <w:szCs w:val="24"/>
          <w:lang w:val="sv-SE"/>
        </w:rPr>
        <w:t xml:space="preserve"> akan menuju nol</w:t>
      </w:r>
      <w:r w:rsidR="00706C2D">
        <w:rPr>
          <w:rFonts w:ascii="Times New Roman" w:eastAsia="Times New Roman" w:hAnsi="Times New Roman" w:cs="Times New Roman"/>
          <w:sz w:val="24"/>
          <w:szCs w:val="24"/>
          <w:lang w:val="sv-SE"/>
        </w:rPr>
        <w:t xml:space="preserve"> </w:t>
      </w:r>
      <w:r w:rsidRPr="005E1DDF">
        <w:rPr>
          <w:rFonts w:ascii="Times New Roman" w:eastAsia="Times New Roman" w:hAnsi="Times New Roman" w:cs="Times New Roman"/>
          <w:sz w:val="24"/>
          <w:szCs w:val="24"/>
          <w:lang w:val="sv-SE"/>
        </w:rPr>
        <w:t xml:space="preserve">dan probabilitas berada di keadaan </w:t>
      </w:r>
      <w:r w:rsidRPr="005E1DDF">
        <w:rPr>
          <w:rFonts w:ascii="Times New Roman" w:eastAsia="Times New Roman" w:hAnsi="Times New Roman" w:cs="Times New Roman"/>
          <w:i/>
          <w:iCs/>
          <w:sz w:val="24"/>
          <w:szCs w:val="24"/>
          <w:lang w:val="sv-SE"/>
        </w:rPr>
        <w:t>absorbing</w:t>
      </w:r>
      <w:r w:rsidRPr="005E1DDF">
        <w:rPr>
          <w:rFonts w:ascii="Times New Roman" w:eastAsia="Times New Roman" w:hAnsi="Times New Roman" w:cs="Times New Roman"/>
          <w:sz w:val="24"/>
          <w:szCs w:val="24"/>
          <w:lang w:val="sv-SE"/>
        </w:rPr>
        <w:t xml:space="preserve"> akan menuju satu</w:t>
      </w:r>
      <w:r w:rsidR="6860A6B8" w:rsidRPr="3ABB7BC0">
        <w:rPr>
          <w:rFonts w:ascii="Times New Roman" w:eastAsia="Times New Roman" w:hAnsi="Times New Roman" w:cs="Times New Roman"/>
          <w:sz w:val="24"/>
          <w:szCs w:val="24"/>
          <w:lang w:val="sv-SE"/>
        </w:rPr>
        <w:t xml:space="preserve"> </w:t>
      </w:r>
      <w:r w:rsidR="6860A6B8" w:rsidRPr="4B8AD412">
        <w:rPr>
          <w:rFonts w:ascii="Times New Roman" w:eastAsia="Times New Roman" w:hAnsi="Times New Roman" w:cs="Times New Roman"/>
          <w:sz w:val="24"/>
          <w:szCs w:val="24"/>
          <w:lang w:val="sv-SE"/>
        </w:rPr>
        <w:t>[</w:t>
      </w:r>
      <w:r w:rsidR="2C35C27D" w:rsidRPr="4E40A674">
        <w:rPr>
          <w:rFonts w:ascii="Times New Roman" w:eastAsia="Times New Roman" w:hAnsi="Times New Roman" w:cs="Times New Roman"/>
          <w:sz w:val="24"/>
          <w:szCs w:val="24"/>
          <w:lang w:val="sv-SE"/>
        </w:rPr>
        <w:t>1</w:t>
      </w:r>
      <w:r w:rsidR="1CDD7C9A" w:rsidRPr="4E40A674">
        <w:rPr>
          <w:rFonts w:ascii="Times New Roman" w:eastAsia="Times New Roman" w:hAnsi="Times New Roman" w:cs="Times New Roman"/>
          <w:sz w:val="24"/>
          <w:szCs w:val="24"/>
          <w:lang w:val="sv-SE"/>
        </w:rPr>
        <w:t>4</w:t>
      </w:r>
      <w:r w:rsidR="6860A6B8" w:rsidRPr="4B8AD412">
        <w:rPr>
          <w:rFonts w:ascii="Times New Roman" w:eastAsia="Times New Roman" w:hAnsi="Times New Roman" w:cs="Times New Roman"/>
          <w:sz w:val="24"/>
          <w:szCs w:val="24"/>
          <w:lang w:val="sv-SE"/>
        </w:rPr>
        <w:t>]</w:t>
      </w:r>
      <w:r w:rsidR="00B756CF" w:rsidRPr="4B8AD412">
        <w:rPr>
          <w:rFonts w:ascii="Times New Roman" w:eastAsia="Times New Roman" w:hAnsi="Times New Roman" w:cs="Times New Roman"/>
          <w:sz w:val="24"/>
          <w:szCs w:val="24"/>
          <w:lang w:val="sv-SE"/>
        </w:rPr>
        <w:t>.</w:t>
      </w:r>
    </w:p>
    <w:p w14:paraId="7C6E821A" w14:textId="42D92EEC" w:rsidR="007408BD" w:rsidRPr="005E1DDF" w:rsidRDefault="00666E52" w:rsidP="00706C2D">
      <w:pPr>
        <w:pStyle w:val="Judul2"/>
        <w:keepNext w:val="0"/>
        <w:keepLines w:val="0"/>
        <w:shd w:val="clear" w:color="auto" w:fill="FFFFFF"/>
        <w:spacing w:before="0" w:line="360" w:lineRule="auto"/>
        <w:jc w:val="both"/>
        <w:rPr>
          <w:rFonts w:ascii="Times New Roman" w:eastAsia="Times New Roman" w:hAnsi="Times New Roman" w:cs="Times New Roman"/>
          <w:b/>
          <w:bCs/>
          <w:color w:val="1F1F1F"/>
          <w:sz w:val="24"/>
          <w:szCs w:val="24"/>
          <w:lang w:val="sv-SE"/>
        </w:rPr>
      </w:pPr>
      <w:bookmarkStart w:id="58" w:name="_4ufdz0r4gbdl" w:colFirst="0" w:colLast="0"/>
      <w:bookmarkStart w:id="59" w:name="_Toc215078178"/>
      <w:bookmarkStart w:id="60" w:name="_Toc215092574"/>
      <w:bookmarkEnd w:id="58"/>
      <w:r w:rsidRPr="005E1DDF">
        <w:rPr>
          <w:rFonts w:ascii="Times New Roman" w:eastAsia="Times New Roman" w:hAnsi="Times New Roman" w:cs="Times New Roman"/>
          <w:b/>
          <w:bCs/>
          <w:color w:val="1F1F1F"/>
          <w:sz w:val="24"/>
          <w:szCs w:val="24"/>
          <w:lang w:val="sv-SE"/>
        </w:rPr>
        <w:t>2.</w:t>
      </w:r>
      <w:r w:rsidR="00711481">
        <w:rPr>
          <w:rFonts w:ascii="Times New Roman" w:eastAsia="Times New Roman" w:hAnsi="Times New Roman" w:cs="Times New Roman"/>
          <w:b/>
          <w:bCs/>
          <w:color w:val="1F1F1F"/>
          <w:sz w:val="24"/>
          <w:szCs w:val="24"/>
          <w:lang w:val="sv-SE"/>
        </w:rPr>
        <w:t>4</w:t>
      </w:r>
      <w:r w:rsidRPr="005E1DDF">
        <w:rPr>
          <w:rFonts w:ascii="Times New Roman" w:eastAsia="Times New Roman" w:hAnsi="Times New Roman" w:cs="Times New Roman"/>
          <w:b/>
          <w:bCs/>
          <w:color w:val="1F1F1F"/>
          <w:sz w:val="24"/>
          <w:szCs w:val="24"/>
          <w:lang w:val="sv-SE"/>
        </w:rPr>
        <w:t xml:space="preserve"> Dinamika Probabilitas dan Prediksi Jangka Panjang</w:t>
      </w:r>
      <w:bookmarkEnd w:id="59"/>
      <w:bookmarkEnd w:id="60"/>
    </w:p>
    <w:p w14:paraId="5AEB93E7" w14:textId="2820F872" w:rsidR="00FE5CE1" w:rsidRPr="005E1DDF" w:rsidRDefault="00666E52">
      <w:p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Salah satu kekuatan utama Rantai Markov adalah kemampuannya untuk memprediksi keadaan di masa depan berdasarkan kondisi saat ini. Hal ini dilakukan melalui perhitungan probabilitas transisi </w:t>
      </w:r>
      <m:oMath>
        <m:r>
          <w:rPr>
            <w:rFonts w:ascii="Times New Roman" w:eastAsia="Times New Roman" w:hAnsi="Times New Roman" w:cs="Times New Roman"/>
            <w:sz w:val="24"/>
            <w:szCs w:val="24"/>
          </w:rPr>
          <m:t>n</m:t>
        </m:r>
      </m:oMath>
      <w:r w:rsidRPr="005E1DDF">
        <w:rPr>
          <w:rFonts w:ascii="Times New Roman" w:eastAsia="Times New Roman" w:hAnsi="Times New Roman" w:cs="Times New Roman"/>
          <w:sz w:val="24"/>
          <w:szCs w:val="24"/>
          <w:lang w:val="sv-SE"/>
        </w:rPr>
        <w:t>-langkah dan analisis kondisi tunak (</w:t>
      </w:r>
      <w:r w:rsidRPr="005E1DDF">
        <w:rPr>
          <w:rFonts w:ascii="Times New Roman" w:eastAsia="Times New Roman" w:hAnsi="Times New Roman" w:cs="Times New Roman"/>
          <w:i/>
          <w:iCs/>
          <w:sz w:val="24"/>
          <w:szCs w:val="24"/>
          <w:lang w:val="sv-SE"/>
        </w:rPr>
        <w:t>steady state</w:t>
      </w:r>
      <w:r w:rsidRPr="005E1DDF">
        <w:rPr>
          <w:rFonts w:ascii="Times New Roman" w:eastAsia="Times New Roman" w:hAnsi="Times New Roman" w:cs="Times New Roman"/>
          <w:sz w:val="24"/>
          <w:szCs w:val="24"/>
          <w:lang w:val="sv-SE"/>
        </w:rPr>
        <w:t>).</w:t>
      </w:r>
    </w:p>
    <w:p w14:paraId="35F7183B" w14:textId="479FA558" w:rsidR="007408BD" w:rsidRPr="005E1DDF" w:rsidRDefault="00666E52" w:rsidP="00706C2D">
      <w:pPr>
        <w:pStyle w:val="Judul3"/>
        <w:keepNext w:val="0"/>
        <w:keepLines w:val="0"/>
        <w:shd w:val="clear" w:color="auto" w:fill="FFFFFF"/>
        <w:spacing w:after="120" w:line="360" w:lineRule="auto"/>
        <w:jc w:val="both"/>
        <w:rPr>
          <w:rFonts w:ascii="Times New Roman" w:eastAsia="Times New Roman" w:hAnsi="Times New Roman" w:cs="Times New Roman"/>
          <w:b/>
          <w:bCs/>
          <w:color w:val="1F1F1F"/>
          <w:sz w:val="24"/>
          <w:szCs w:val="24"/>
          <w:lang w:val="sv-SE"/>
        </w:rPr>
      </w:pPr>
      <w:bookmarkStart w:id="61" w:name="_5le64xwr8kny" w:colFirst="0" w:colLast="0"/>
      <w:bookmarkStart w:id="62" w:name="_Toc215078179"/>
      <w:bookmarkStart w:id="63" w:name="_Toc215092575"/>
      <w:bookmarkEnd w:id="61"/>
      <w:r w:rsidRPr="005E1DDF">
        <w:rPr>
          <w:rFonts w:ascii="Times New Roman" w:eastAsia="Times New Roman" w:hAnsi="Times New Roman" w:cs="Times New Roman"/>
          <w:b/>
          <w:bCs/>
          <w:color w:val="1F1F1F"/>
          <w:sz w:val="24"/>
          <w:szCs w:val="24"/>
          <w:lang w:val="sv-SE"/>
        </w:rPr>
        <w:t>2.</w:t>
      </w:r>
      <w:r w:rsidR="00711481">
        <w:rPr>
          <w:rFonts w:ascii="Times New Roman" w:eastAsia="Times New Roman" w:hAnsi="Times New Roman" w:cs="Times New Roman"/>
          <w:b/>
          <w:bCs/>
          <w:color w:val="1F1F1F"/>
          <w:sz w:val="24"/>
          <w:szCs w:val="24"/>
          <w:lang w:val="sv-SE"/>
        </w:rPr>
        <w:t>4</w:t>
      </w:r>
      <w:r w:rsidRPr="005E1DDF">
        <w:rPr>
          <w:rFonts w:ascii="Times New Roman" w:eastAsia="Times New Roman" w:hAnsi="Times New Roman" w:cs="Times New Roman"/>
          <w:b/>
          <w:bCs/>
          <w:color w:val="1F1F1F"/>
          <w:sz w:val="24"/>
          <w:szCs w:val="24"/>
          <w:lang w:val="sv-SE"/>
        </w:rPr>
        <w:t>.1 Persamaan Chapman-Kolmogorov</w:t>
      </w:r>
      <w:bookmarkEnd w:id="62"/>
      <w:bookmarkEnd w:id="63"/>
    </w:p>
    <w:p w14:paraId="5A74BC94" w14:textId="1E59D2FE" w:rsidR="007408BD" w:rsidRPr="00706C2D" w:rsidRDefault="00666E52">
      <w:pPr>
        <w:spacing w:after="240" w:line="360" w:lineRule="auto"/>
        <w:jc w:val="both"/>
        <w:rPr>
          <w:rFonts w:ascii="Times New Roman" w:eastAsia="Times New Roman" w:hAnsi="Times New Roman" w:cs="Times New Roman"/>
          <w:sz w:val="24"/>
          <w:szCs w:val="24"/>
          <w:vertAlign w:val="superscript"/>
          <w:lang w:val="sv-SE"/>
        </w:rPr>
      </w:pPr>
      <w:r w:rsidRPr="005E1DDF">
        <w:rPr>
          <w:rFonts w:ascii="Times New Roman" w:eastAsia="Times New Roman" w:hAnsi="Times New Roman" w:cs="Times New Roman"/>
          <w:sz w:val="24"/>
          <w:szCs w:val="24"/>
          <w:lang w:val="sv-SE"/>
        </w:rPr>
        <w:t xml:space="preserve">Untuk menghitung probabilitas transisi dari keadaan </w:t>
      </w:r>
      <m:oMath>
        <m:r>
          <w:rPr>
            <w:rFonts w:ascii="Cambria Math" w:eastAsia="Times New Roman" w:hAnsi="Cambria Math" w:cs="Times New Roman"/>
            <w:sz w:val="24"/>
            <w:szCs w:val="24"/>
            <w:lang w:val="sv-SE"/>
          </w:rPr>
          <m:t>i</m:t>
        </m:r>
      </m:oMath>
      <w:r w:rsidRPr="005E1DDF">
        <w:rPr>
          <w:rFonts w:ascii="Times New Roman" w:eastAsia="Times New Roman" w:hAnsi="Times New Roman" w:cs="Times New Roman"/>
          <w:sz w:val="24"/>
          <w:szCs w:val="24"/>
          <w:lang w:val="sv-SE"/>
        </w:rPr>
        <w:t xml:space="preserve"> ke keadaan </w:t>
      </w:r>
      <m:oMath>
        <m:r>
          <w:rPr>
            <w:rFonts w:ascii="Cambria Math" w:eastAsia="Times New Roman" w:hAnsi="Cambria Math" w:cs="Times New Roman"/>
            <w:sz w:val="24"/>
            <w:szCs w:val="24"/>
            <w:lang w:val="sv-SE"/>
          </w:rPr>
          <m:t>j</m:t>
        </m:r>
      </m:oMath>
      <w:r w:rsidRPr="005E1DDF">
        <w:rPr>
          <w:rFonts w:ascii="Times New Roman" w:eastAsia="Times New Roman" w:hAnsi="Times New Roman" w:cs="Times New Roman"/>
          <w:sz w:val="24"/>
          <w:szCs w:val="24"/>
          <w:lang w:val="sv-SE"/>
        </w:rPr>
        <w:t xml:space="preserve"> dalam </w:t>
      </w:r>
      <m:oMath>
        <m:r>
          <w:rPr>
            <w:rFonts w:ascii="Cambria Math" w:eastAsia="Times New Roman" w:hAnsi="Cambria Math" w:cs="Times New Roman"/>
            <w:sz w:val="24"/>
            <w:szCs w:val="24"/>
            <w:lang w:val="sv-SE"/>
          </w:rPr>
          <m:t>n</m:t>
        </m:r>
      </m:oMath>
      <w:r w:rsidRPr="005E1DDF">
        <w:rPr>
          <w:rFonts w:ascii="Times New Roman" w:eastAsia="Times New Roman" w:hAnsi="Times New Roman" w:cs="Times New Roman"/>
          <w:sz w:val="24"/>
          <w:szCs w:val="24"/>
          <w:lang w:val="sv-SE"/>
        </w:rPr>
        <w:t xml:space="preserve"> langkah waktu (misalnya, prediksi pangsa pasar 5 tahun ke depan), digunakan persamaan Chapman-Kolmogorov. Persamaan ini menyatakan bahwa transisi </w:t>
      </w:r>
      <m:oMath>
        <m:r>
          <w:rPr>
            <w:rFonts w:ascii="Cambria Math" w:eastAsia="Times New Roman" w:hAnsi="Cambria Math" w:cs="Times New Roman"/>
            <w:sz w:val="24"/>
            <w:szCs w:val="24"/>
            <w:lang w:val="sv-SE"/>
          </w:rPr>
          <m:t>n</m:t>
        </m:r>
      </m:oMath>
      <w:r w:rsidRPr="005E1DDF">
        <w:rPr>
          <w:rFonts w:ascii="Times New Roman" w:eastAsia="Times New Roman" w:hAnsi="Times New Roman" w:cs="Times New Roman"/>
          <w:sz w:val="24"/>
          <w:szCs w:val="24"/>
          <w:lang w:val="sv-SE"/>
        </w:rPr>
        <w:t xml:space="preserve">-langkah dapat dipecah menjadi transisi ke keadaan antara </w:t>
      </w:r>
      <m:oMath>
        <m:r>
          <w:rPr>
            <w:rFonts w:ascii="Cambria Math" w:eastAsia="Times New Roman" w:hAnsi="Cambria Math" w:cs="Times New Roman"/>
            <w:sz w:val="24"/>
            <w:szCs w:val="24"/>
            <w:lang w:val="sv-SE"/>
          </w:rPr>
          <m:t>k</m:t>
        </m:r>
      </m:oMath>
      <w:r w:rsidRPr="005E1DDF">
        <w:rPr>
          <w:rFonts w:ascii="Times New Roman" w:eastAsia="Times New Roman" w:hAnsi="Times New Roman" w:cs="Times New Roman"/>
          <w:sz w:val="24"/>
          <w:szCs w:val="24"/>
          <w:lang w:val="sv-SE"/>
        </w:rPr>
        <w:t xml:space="preserve"> pada langkah ke-</w:t>
      </w:r>
      <w:r w:rsidR="00E2330B" w:rsidRPr="00E2330B">
        <w:rPr>
          <w:rFonts w:ascii="Cambria Math" w:eastAsia="Times New Roman" w:hAnsi="Cambria Math" w:cs="Times New Roman"/>
          <w:i/>
          <w:sz w:val="24"/>
          <w:szCs w:val="24"/>
          <w:lang w:val="sv-SE"/>
        </w:rPr>
        <w:t xml:space="preserve"> </w:t>
      </w:r>
      <m:oMath>
        <m:r>
          <w:rPr>
            <w:rFonts w:ascii="Cambria Math" w:eastAsia="Times New Roman" w:hAnsi="Cambria Math" w:cs="Times New Roman"/>
            <w:sz w:val="24"/>
            <w:szCs w:val="24"/>
            <w:lang w:val="sv-SE"/>
          </w:rPr>
          <m:t>m</m:t>
        </m:r>
      </m:oMath>
      <w:r w:rsidRPr="005E1DDF">
        <w:rPr>
          <w:rFonts w:ascii="Times New Roman" w:eastAsia="Times New Roman" w:hAnsi="Times New Roman" w:cs="Times New Roman"/>
          <w:sz w:val="24"/>
          <w:szCs w:val="24"/>
          <w:lang w:val="sv-SE"/>
        </w:rPr>
        <w:t xml:space="preserve"> dan kemudian transisi dari </w:t>
      </w:r>
      <m:oMath>
        <m:r>
          <w:rPr>
            <w:rFonts w:ascii="Cambria Math" w:eastAsia="Times New Roman" w:hAnsi="Cambria Math" w:cs="Times New Roman"/>
            <w:sz w:val="24"/>
            <w:szCs w:val="24"/>
            <w:lang w:val="sv-SE"/>
          </w:rPr>
          <m:t>k</m:t>
        </m:r>
      </m:oMath>
      <w:r w:rsidRPr="005E1DDF">
        <w:rPr>
          <w:rFonts w:ascii="Times New Roman" w:eastAsia="Times New Roman" w:hAnsi="Times New Roman" w:cs="Times New Roman"/>
          <w:sz w:val="24"/>
          <w:szCs w:val="24"/>
          <w:lang w:val="sv-SE"/>
        </w:rPr>
        <w:t xml:space="preserve"> ke </w:t>
      </w:r>
      <m:oMath>
        <m:r>
          <w:rPr>
            <w:rFonts w:ascii="Cambria Math" w:eastAsia="Times New Roman" w:hAnsi="Cambria Math" w:cs="Times New Roman"/>
            <w:sz w:val="24"/>
            <w:szCs w:val="24"/>
            <w:lang w:val="sv-SE"/>
          </w:rPr>
          <m:t>j</m:t>
        </m:r>
      </m:oMath>
      <w:r w:rsidRPr="005E1DDF">
        <w:rPr>
          <w:rFonts w:ascii="Times New Roman" w:eastAsia="Times New Roman" w:hAnsi="Times New Roman" w:cs="Times New Roman"/>
          <w:sz w:val="24"/>
          <w:szCs w:val="24"/>
          <w:lang w:val="sv-SE"/>
        </w:rPr>
        <w:t xml:space="preserve"> pada sisa langkah </w:t>
      </w:r>
      <m:oMath>
        <m:r>
          <w:rPr>
            <w:rFonts w:ascii="Cambria Math" w:eastAsia="Times New Roman" w:hAnsi="Cambria Math" w:cs="Times New Roman"/>
            <w:sz w:val="24"/>
            <w:szCs w:val="24"/>
            <w:lang w:val="sv-SE"/>
          </w:rPr>
          <m:t>(n</m:t>
        </m:r>
      </m:oMath>
      <w:r w:rsidR="00E950F4">
        <w:rPr>
          <w:rFonts w:ascii="Times New Roman" w:eastAsia="Times New Roman" w:hAnsi="Times New Roman" w:cs="Times New Roman"/>
          <w:sz w:val="24"/>
          <w:szCs w:val="24"/>
          <w:lang w:val="sv-SE"/>
        </w:rPr>
        <w:t>-</w:t>
      </w:r>
      <m:oMath>
        <m:r>
          <w:rPr>
            <w:rFonts w:ascii="Cambria Math" w:eastAsia="Times New Roman" w:hAnsi="Cambria Math" w:cs="Times New Roman"/>
            <w:sz w:val="24"/>
            <w:szCs w:val="24"/>
            <w:lang w:val="sv-SE"/>
          </w:rPr>
          <m:t>m)</m:t>
        </m:r>
      </m:oMath>
      <w:r w:rsidR="03A4E18A" w:rsidRPr="005E1DDF">
        <w:rPr>
          <w:rFonts w:ascii="Times New Roman" w:eastAsia="Times New Roman" w:hAnsi="Times New Roman" w:cs="Times New Roman"/>
          <w:sz w:val="24"/>
          <w:szCs w:val="24"/>
          <w:lang w:val="sv-SE"/>
        </w:rPr>
        <w:t xml:space="preserve"> [</w:t>
      </w:r>
      <w:r w:rsidR="2F5F30C5" w:rsidRPr="005E1DDF">
        <w:rPr>
          <w:rFonts w:ascii="Times New Roman" w:eastAsia="Times New Roman" w:hAnsi="Times New Roman" w:cs="Times New Roman"/>
          <w:sz w:val="24"/>
          <w:szCs w:val="24"/>
          <w:lang w:val="sv-SE"/>
        </w:rPr>
        <w:t>15</w:t>
      </w:r>
      <w:r w:rsidR="03A4E18A" w:rsidRPr="005E1DDF">
        <w:rPr>
          <w:rFonts w:ascii="Times New Roman" w:eastAsia="Times New Roman" w:hAnsi="Times New Roman" w:cs="Times New Roman"/>
          <w:sz w:val="24"/>
          <w:szCs w:val="24"/>
          <w:lang w:val="sv-SE"/>
        </w:rPr>
        <w:t>]</w:t>
      </w:r>
      <w:r w:rsidRPr="005E1DDF">
        <w:rPr>
          <w:rFonts w:ascii="Times New Roman" w:eastAsia="Times New Roman" w:hAnsi="Times New Roman" w:cs="Times New Roman"/>
          <w:sz w:val="24"/>
          <w:szCs w:val="24"/>
          <w:lang w:val="sv-SE"/>
        </w:rPr>
        <w:t>.</w:t>
      </w:r>
      <w:r w:rsidR="00706C2D">
        <w:rPr>
          <w:rFonts w:ascii="Times New Roman" w:eastAsia="Times New Roman" w:hAnsi="Times New Roman" w:cs="Times New Roman"/>
          <w:sz w:val="24"/>
          <w:szCs w:val="24"/>
          <w:vertAlign w:val="superscript"/>
          <w:lang w:val="sv-SE"/>
        </w:rPr>
        <w:t xml:space="preserve"> </w:t>
      </w:r>
      <w:r w:rsidRPr="005E1DDF">
        <w:rPr>
          <w:rFonts w:ascii="Times New Roman" w:eastAsia="Times New Roman" w:hAnsi="Times New Roman" w:cs="Times New Roman"/>
          <w:sz w:val="24"/>
          <w:szCs w:val="24"/>
          <w:lang w:val="sv-SE"/>
        </w:rPr>
        <w:t xml:space="preserve">Rumus umum persamaan Chapman-Kolmogorov </w:t>
      </w:r>
      <w:r w:rsidR="00F11448">
        <w:rPr>
          <w:rFonts w:ascii="Times New Roman" w:eastAsia="Times New Roman" w:hAnsi="Times New Roman" w:cs="Times New Roman"/>
          <w:sz w:val="24"/>
          <w:szCs w:val="24"/>
          <w:lang w:val="sv-SE"/>
        </w:rPr>
        <w:t>ditunjukkan pada Persamaan</w:t>
      </w:r>
      <w:r w:rsidR="00F11448">
        <w:rPr>
          <w:rFonts w:ascii="Times New Roman" w:eastAsia="Times New Roman" w:hAnsi="Times New Roman" w:cs="Times New Roman"/>
          <w:sz w:val="24"/>
          <w:szCs w:val="24"/>
          <w:lang w:val="sv-SE"/>
        </w:rPr>
        <w:t xml:space="preserve"> </w:t>
      </w:r>
      <w:r w:rsidR="00F11448">
        <w:rPr>
          <w:rFonts w:ascii="Times New Roman" w:eastAsia="Times New Roman" w:hAnsi="Times New Roman" w:cs="Times New Roman"/>
          <w:sz w:val="24"/>
          <w:szCs w:val="24"/>
          <w:lang w:val="sv-SE"/>
        </w:rPr>
        <w:t>3.</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8"/>
      </w:tblGrid>
      <w:tr w:rsidR="005A3A96" w14:paraId="78E64F30" w14:textId="77777777" w:rsidTr="005A3A96">
        <w:tc>
          <w:tcPr>
            <w:tcW w:w="8642" w:type="dxa"/>
          </w:tcPr>
          <w:bookmarkStart w:id="64" w:name="_Hlk215072350"/>
          <w:p w14:paraId="2B25562E" w14:textId="5FF24B00" w:rsidR="005A3A96" w:rsidRDefault="00666E52" w:rsidP="005A3A96">
            <w:pPr>
              <w:spacing w:after="240" w:line="360" w:lineRule="auto"/>
              <w:jc w:val="both"/>
              <w:rPr>
                <w:rFonts w:ascii="Times New Roman" w:eastAsia="Times New Roman" w:hAnsi="Times New Roman" w:cs="Times New Roman"/>
                <w:sz w:val="24"/>
                <w:szCs w:val="24"/>
                <w:lang w:val="sv-SE"/>
              </w:rPr>
            </w:pPr>
            <m:oMathPara>
              <m:oMath>
                <m:sSup>
                  <m:sSupPr>
                    <m:ctrlPr>
                      <w:rPr>
                        <w:rFonts w:ascii="Cambria Math" w:eastAsia="Times New Roman" w:hAnsi="Cambria Math" w:cs="Times New Roman"/>
                        <w:i/>
                        <w:sz w:val="24"/>
                        <w:szCs w:val="24"/>
                        <w:lang w:val="sv-SE"/>
                      </w:rPr>
                    </m:ctrlPr>
                  </m:sSupPr>
                  <m:e>
                    <m:r>
                      <w:rPr>
                        <w:rFonts w:ascii="Cambria Math" w:eastAsia="Times New Roman" w:hAnsi="Cambria Math" w:cs="Times New Roman"/>
                        <w:sz w:val="24"/>
                        <w:szCs w:val="24"/>
                        <w:lang w:val="sv-SE"/>
                      </w:rPr>
                      <m:t>p</m:t>
                    </m:r>
                  </m:e>
                  <m:sup>
                    <m:sSub>
                      <m:sSubPr>
                        <m:ctrlPr>
                          <w:rPr>
                            <w:rFonts w:ascii="Cambria Math" w:eastAsia="Times New Roman" w:hAnsi="Cambria Math" w:cs="Times New Roman"/>
                            <w:i/>
                            <w:sz w:val="24"/>
                            <w:szCs w:val="24"/>
                            <w:lang w:val="sv-SE"/>
                          </w:rPr>
                        </m:ctrlPr>
                      </m:sSubPr>
                      <m:e>
                        <m:r>
                          <w:rPr>
                            <w:rFonts w:ascii="Cambria Math" w:eastAsia="Times New Roman" w:hAnsi="Cambria Math" w:cs="Times New Roman"/>
                            <w:sz w:val="24"/>
                            <w:szCs w:val="24"/>
                            <w:lang w:val="sv-SE"/>
                          </w:rPr>
                          <m:t>(n+m)</m:t>
                        </m:r>
                      </m:e>
                      <m:sub>
                        <m:r>
                          <w:rPr>
                            <w:rFonts w:ascii="Cambria Math" w:eastAsia="Times New Roman" w:hAnsi="Cambria Math" w:cs="Times New Roman"/>
                            <w:sz w:val="24"/>
                            <w:szCs w:val="24"/>
                            <w:lang w:val="sv-SE"/>
                          </w:rPr>
                          <m:t>ij</m:t>
                        </m:r>
                      </m:sub>
                    </m:sSub>
                  </m:sup>
                </m:sSup>
                <w:bookmarkEnd w:id="64"/>
                <m:r>
                  <w:rPr>
                    <w:rFonts w:ascii="Cambria Math" w:eastAsia="Times New Roman" w:hAnsi="Cambria Math" w:cs="Times New Roman"/>
                    <w:sz w:val="24"/>
                    <w:szCs w:val="24"/>
                    <w:lang w:val="sv-SE"/>
                  </w:rPr>
                  <m:t>=</m:t>
                </m:r>
                <m:sSub>
                  <m:sSubPr>
                    <m:ctrlPr>
                      <w:rPr>
                        <w:rFonts w:ascii="Cambria Math" w:eastAsia="Times New Roman" w:hAnsi="Cambria Math" w:cs="Times New Roman"/>
                        <w:i/>
                        <w:sz w:val="24"/>
                        <w:szCs w:val="24"/>
                        <w:lang w:val="sv-SE"/>
                      </w:rPr>
                    </m:ctrlPr>
                  </m:sSubPr>
                  <m:e>
                    <m:r>
                      <w:rPr>
                        <w:rFonts w:ascii="Cambria Math" w:eastAsia="Times New Roman" w:hAnsi="Cambria Math" w:cs="Times New Roman"/>
                        <w:sz w:val="24"/>
                        <w:szCs w:val="24"/>
                        <w:lang w:val="sv-SE"/>
                      </w:rPr>
                      <m:t>∑</m:t>
                    </m:r>
                  </m:e>
                  <m:sub>
                    <m:r>
                      <w:rPr>
                        <w:rFonts w:ascii="Cambria Math" w:eastAsia="Times New Roman" w:hAnsi="Cambria Math" w:cs="Times New Roman"/>
                        <w:sz w:val="24"/>
                        <w:szCs w:val="24"/>
                        <w:lang w:val="sv-SE"/>
                      </w:rPr>
                      <m:t>k</m:t>
                    </m:r>
                  </m:sub>
                </m:sSub>
                <m:r>
                  <w:rPr>
                    <w:rFonts w:ascii="Cambria Math" w:eastAsia="Times New Roman" w:hAnsi="Cambria Math" w:cs="Times New Roman"/>
                    <w:sz w:val="24"/>
                    <w:szCs w:val="24"/>
                    <w:lang w:val="sv-SE"/>
                  </w:rPr>
                  <m:t xml:space="preserve">∊S </m:t>
                </m:r>
                <m:sSup>
                  <m:sSupPr>
                    <m:ctrlPr>
                      <w:rPr>
                        <w:rFonts w:ascii="Cambria Math" w:eastAsia="Times New Roman" w:hAnsi="Cambria Math" w:cs="Times New Roman"/>
                        <w:i/>
                        <w:sz w:val="24"/>
                        <w:szCs w:val="24"/>
                        <w:lang w:val="sv-SE"/>
                      </w:rPr>
                    </m:ctrlPr>
                  </m:sSupPr>
                  <m:e>
                    <m:r>
                      <w:rPr>
                        <w:rFonts w:ascii="Cambria Math" w:eastAsia="Times New Roman" w:hAnsi="Cambria Math" w:cs="Times New Roman"/>
                        <w:sz w:val="24"/>
                        <w:szCs w:val="24"/>
                        <w:lang w:val="sv-SE"/>
                      </w:rPr>
                      <m:t>p</m:t>
                    </m:r>
                  </m:e>
                  <m:sup>
                    <m:sSub>
                      <m:sSubPr>
                        <m:ctrlPr>
                          <w:rPr>
                            <w:rFonts w:ascii="Cambria Math" w:eastAsia="Times New Roman" w:hAnsi="Cambria Math" w:cs="Times New Roman"/>
                            <w:i/>
                            <w:sz w:val="24"/>
                            <w:szCs w:val="24"/>
                            <w:lang w:val="sv-SE"/>
                          </w:rPr>
                        </m:ctrlPr>
                      </m:sSubPr>
                      <m:e>
                        <m:r>
                          <w:rPr>
                            <w:rFonts w:ascii="Cambria Math" w:eastAsia="Times New Roman" w:hAnsi="Cambria Math" w:cs="Times New Roman"/>
                            <w:sz w:val="24"/>
                            <w:szCs w:val="24"/>
                            <w:lang w:val="sv-SE"/>
                          </w:rPr>
                          <m:t>(n)</m:t>
                        </m:r>
                      </m:e>
                      <m:sub>
                        <m:r>
                          <w:rPr>
                            <w:rFonts w:ascii="Cambria Math" w:eastAsia="Times New Roman" w:hAnsi="Cambria Math" w:cs="Times New Roman"/>
                            <w:sz w:val="24"/>
                            <w:szCs w:val="24"/>
                            <w:lang w:val="sv-SE"/>
                          </w:rPr>
                          <m:t>i,k</m:t>
                        </m:r>
                      </m:sub>
                    </m:sSub>
                  </m:sup>
                </m:sSup>
                <m:r>
                  <w:rPr>
                    <w:rFonts w:ascii="Cambria Math" w:eastAsia="Times New Roman" w:hAnsi="Cambria Math" w:cs="Times New Roman"/>
                    <w:sz w:val="24"/>
                    <w:szCs w:val="24"/>
                    <w:lang w:val="sv-SE"/>
                  </w:rPr>
                  <m:t>∙</m:t>
                </m:r>
                <m:sSup>
                  <m:sSupPr>
                    <m:ctrlPr>
                      <w:rPr>
                        <w:rFonts w:ascii="Cambria Math" w:eastAsia="Times New Roman" w:hAnsi="Cambria Math" w:cs="Times New Roman"/>
                        <w:i/>
                        <w:sz w:val="24"/>
                        <w:szCs w:val="24"/>
                        <w:lang w:val="sv-SE"/>
                      </w:rPr>
                    </m:ctrlPr>
                  </m:sSupPr>
                  <m:e>
                    <m:r>
                      <w:rPr>
                        <w:rFonts w:ascii="Cambria Math" w:eastAsia="Times New Roman" w:hAnsi="Cambria Math" w:cs="Times New Roman"/>
                        <w:sz w:val="24"/>
                        <w:szCs w:val="24"/>
                        <w:lang w:val="sv-SE"/>
                      </w:rPr>
                      <m:t>p</m:t>
                    </m:r>
                  </m:e>
                  <m:sup>
                    <m:sSub>
                      <m:sSubPr>
                        <m:ctrlPr>
                          <w:rPr>
                            <w:rFonts w:ascii="Cambria Math" w:eastAsia="Times New Roman" w:hAnsi="Cambria Math" w:cs="Times New Roman"/>
                            <w:i/>
                            <w:sz w:val="24"/>
                            <w:szCs w:val="24"/>
                            <w:lang w:val="sv-SE"/>
                          </w:rPr>
                        </m:ctrlPr>
                      </m:sSubPr>
                      <m:e>
                        <m:r>
                          <w:rPr>
                            <w:rFonts w:ascii="Cambria Math" w:eastAsia="Times New Roman" w:hAnsi="Cambria Math" w:cs="Times New Roman"/>
                            <w:sz w:val="24"/>
                            <w:szCs w:val="24"/>
                            <w:lang w:val="sv-SE"/>
                          </w:rPr>
                          <m:t>(m)</m:t>
                        </m:r>
                      </m:e>
                      <m:sub>
                        <m:r>
                          <w:rPr>
                            <w:rFonts w:ascii="Cambria Math" w:eastAsia="Times New Roman" w:hAnsi="Cambria Math" w:cs="Times New Roman"/>
                            <w:sz w:val="24"/>
                            <w:szCs w:val="24"/>
                            <w:lang w:val="sv-SE"/>
                          </w:rPr>
                          <m:t>k,j</m:t>
                        </m:r>
                      </m:sub>
                    </m:sSub>
                  </m:sup>
                </m:sSup>
              </m:oMath>
            </m:oMathPara>
          </w:p>
        </w:tc>
        <w:tc>
          <w:tcPr>
            <w:tcW w:w="708" w:type="dxa"/>
          </w:tcPr>
          <w:p w14:paraId="5267F31C" w14:textId="3F4AA837" w:rsidR="005A3A96" w:rsidRDefault="005A3A96" w:rsidP="005A3A96">
            <w:pPr>
              <w:spacing w:after="240" w:line="360" w:lineRule="auto"/>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(3)</w:t>
            </w:r>
          </w:p>
        </w:tc>
      </w:tr>
    </w:tbl>
    <w:p w14:paraId="25DEEA81" w14:textId="057EC209" w:rsidR="007408BD" w:rsidRDefault="00666E52">
      <w:pPr>
        <w:spacing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Dalam bentuk matriks, </w:t>
      </w:r>
      <w:r w:rsidR="001D5367">
        <w:rPr>
          <w:rFonts w:ascii="Times New Roman" w:eastAsia="Times New Roman" w:hAnsi="Times New Roman" w:cs="Times New Roman"/>
          <w:sz w:val="24"/>
          <w:szCs w:val="24"/>
          <w:lang w:val="sv-SE"/>
        </w:rPr>
        <w:t>Persamaan 3</w:t>
      </w:r>
      <w:r w:rsidRPr="005E1DDF">
        <w:rPr>
          <w:rFonts w:ascii="Times New Roman" w:eastAsia="Times New Roman" w:hAnsi="Times New Roman" w:cs="Times New Roman"/>
          <w:sz w:val="24"/>
          <w:szCs w:val="24"/>
          <w:lang w:val="sv-SE"/>
        </w:rPr>
        <w:t xml:space="preserve"> </w:t>
      </w:r>
      <w:r w:rsidR="00615977" w:rsidRPr="00615977">
        <w:rPr>
          <w:rFonts w:ascii="Times New Roman" w:eastAsia="Times New Roman" w:hAnsi="Times New Roman" w:cs="Times New Roman"/>
          <w:sz w:val="24"/>
          <w:szCs w:val="24"/>
        </w:rPr>
        <w:t>dapat dinyatakan secara ringkas</w:t>
      </w:r>
      <w:r w:rsidR="00F11448">
        <w:rPr>
          <w:rFonts w:ascii="Times New Roman" w:eastAsia="Times New Roman" w:hAnsi="Times New Roman" w:cs="Times New Roman"/>
          <w:sz w:val="24"/>
          <w:szCs w:val="24"/>
          <w:lang w:val="sv-SE"/>
        </w:rPr>
        <w:t xml:space="preserve"> dimana</w:t>
      </w:r>
      <w:r w:rsidRPr="005E1DDF">
        <w:rPr>
          <w:rFonts w:ascii="Times New Roman" w:eastAsia="Times New Roman" w:hAnsi="Times New Roman" w:cs="Times New Roman"/>
          <w:sz w:val="24"/>
          <w:szCs w:val="24"/>
          <w:lang w:val="sv-SE"/>
        </w:rPr>
        <w:t xml:space="preserve"> matriks peluang transisi </w:t>
      </w:r>
      <m:oMath>
        <m:r>
          <w:rPr>
            <w:rFonts w:ascii="Cambria Math" w:eastAsia="Times New Roman" w:hAnsi="Cambria Math" w:cs="Times New Roman"/>
            <w:sz w:val="24"/>
            <w:szCs w:val="24"/>
            <w:lang w:val="sv-SE"/>
          </w:rPr>
          <m:t>n</m:t>
        </m:r>
      </m:oMath>
      <w:r w:rsidRPr="005E1DDF">
        <w:rPr>
          <w:rFonts w:ascii="Times New Roman" w:eastAsia="Times New Roman" w:hAnsi="Times New Roman" w:cs="Times New Roman"/>
          <w:sz w:val="24"/>
          <w:szCs w:val="24"/>
          <w:lang w:val="sv-SE"/>
        </w:rPr>
        <w:t xml:space="preserve">-langkah </w:t>
      </w:r>
      <m:oMath>
        <m:sSup>
          <m:sSupPr>
            <m:ctrlPr>
              <w:rPr>
                <w:rFonts w:ascii="Cambria Math" w:eastAsia="Times New Roman" w:hAnsi="Cambria Math" w:cs="Times New Roman"/>
                <w:i/>
                <w:sz w:val="24"/>
                <w:szCs w:val="24"/>
                <w:lang w:val="sv-SE"/>
              </w:rPr>
            </m:ctrlPr>
          </m:sSupPr>
          <m:e>
            <m:r>
              <w:rPr>
                <w:rFonts w:ascii="Cambria Math" w:eastAsia="Times New Roman" w:hAnsi="Cambria Math" w:cs="Times New Roman"/>
                <w:sz w:val="24"/>
                <w:szCs w:val="24"/>
                <w:lang w:val="sv-SE"/>
              </w:rPr>
              <m:t>P</m:t>
            </m:r>
          </m:e>
          <m:sup>
            <m:r>
              <w:rPr>
                <w:rFonts w:ascii="Cambria Math" w:eastAsia="Times New Roman" w:hAnsi="Cambria Math" w:cs="Times New Roman"/>
                <w:sz w:val="24"/>
                <w:szCs w:val="24"/>
                <w:lang w:val="sv-SE"/>
              </w:rPr>
              <m:t>(n)</m:t>
            </m:r>
          </m:sup>
        </m:sSup>
      </m:oMath>
      <w:r w:rsidR="007C05F4">
        <w:rPr>
          <w:rFonts w:ascii="Times New Roman" w:eastAsia="Times New Roman" w:hAnsi="Times New Roman" w:cs="Times New Roman"/>
          <w:sz w:val="24"/>
          <w:szCs w:val="24"/>
          <w:lang w:val="sv-SE"/>
        </w:rPr>
        <w:t xml:space="preserve"> </w:t>
      </w:r>
      <w:r w:rsidRPr="005E1DDF">
        <w:rPr>
          <w:rFonts w:ascii="Times New Roman" w:eastAsia="Times New Roman" w:hAnsi="Times New Roman" w:cs="Times New Roman"/>
          <w:sz w:val="24"/>
          <w:szCs w:val="24"/>
          <w:lang w:val="sv-SE"/>
        </w:rPr>
        <w:t>adalah hasil pemangkatan matriks transisi satu langkah</w:t>
      </w:r>
      <w:r w:rsidR="007C05F4">
        <w:rPr>
          <w:rFonts w:ascii="Times New Roman" w:eastAsia="Times New Roman" w:hAnsi="Times New Roman" w:cs="Times New Roman"/>
          <w:sz w:val="24"/>
          <w:szCs w:val="24"/>
          <w:lang w:val="sv-SE"/>
        </w:rPr>
        <w:t xml:space="preserve"> (</w:t>
      </w:r>
      <m:oMath>
        <m:r>
          <w:rPr>
            <w:rFonts w:ascii="Cambria Math" w:eastAsia="Times New Roman" w:hAnsi="Cambria Math" w:cs="Times New Roman"/>
            <w:sz w:val="24"/>
            <w:szCs w:val="24"/>
            <w:lang w:val="sv-SE"/>
          </w:rPr>
          <m:t>P</m:t>
        </m:r>
      </m:oMath>
      <w:r w:rsidR="007C05F4">
        <w:rPr>
          <w:rFonts w:ascii="Times New Roman" w:eastAsia="Times New Roman" w:hAnsi="Times New Roman" w:cs="Times New Roman"/>
          <w:sz w:val="24"/>
          <w:szCs w:val="24"/>
          <w:lang w:val="sv-SE"/>
        </w:rPr>
        <w:t>)</w:t>
      </w:r>
      <w:r w:rsidRPr="005E1DDF">
        <w:rPr>
          <w:rFonts w:ascii="Times New Roman" w:eastAsia="Times New Roman" w:hAnsi="Times New Roman" w:cs="Times New Roman"/>
          <w:sz w:val="24"/>
          <w:szCs w:val="24"/>
          <w:lang w:val="sv-SE"/>
        </w:rPr>
        <w:t xml:space="preserve"> sebanyak </w:t>
      </w:r>
      <m:oMath>
        <m:r>
          <w:rPr>
            <w:rFonts w:ascii="Cambria Math" w:eastAsia="Times New Roman" w:hAnsi="Cambria Math" w:cs="Times New Roman"/>
            <w:sz w:val="24"/>
            <w:szCs w:val="24"/>
            <w:lang w:val="sv-SE"/>
          </w:rPr>
          <m:t>n</m:t>
        </m:r>
      </m:oMath>
      <w:r w:rsidRPr="005E1DDF">
        <w:rPr>
          <w:rFonts w:ascii="Times New Roman" w:eastAsia="Times New Roman" w:hAnsi="Times New Roman" w:cs="Times New Roman"/>
          <w:sz w:val="24"/>
          <w:szCs w:val="24"/>
          <w:lang w:val="sv-SE"/>
        </w:rPr>
        <w:t xml:space="preserve"> kali.</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8"/>
      </w:tblGrid>
      <w:tr w:rsidR="005A3A96" w14:paraId="2726A56B" w14:textId="77777777" w:rsidTr="005A3A96">
        <w:tc>
          <w:tcPr>
            <w:tcW w:w="8642" w:type="dxa"/>
          </w:tcPr>
          <w:p w14:paraId="14B75C72" w14:textId="0F9DB817" w:rsidR="005A3A96" w:rsidRDefault="00666E52" w:rsidP="005A3A96">
            <w:pPr>
              <w:spacing w:after="240" w:line="360" w:lineRule="auto"/>
              <w:jc w:val="center"/>
              <w:rPr>
                <w:rFonts w:ascii="Times New Roman" w:eastAsia="Times New Roman" w:hAnsi="Times New Roman" w:cs="Times New Roman"/>
                <w:sz w:val="24"/>
                <w:szCs w:val="24"/>
                <w:lang w:val="sv-SE"/>
              </w:rPr>
            </w:pPr>
            <m:oMathPara>
              <m:oMath>
                <m:sSup>
                  <m:sSupPr>
                    <m:ctrlPr>
                      <w:rPr>
                        <w:rFonts w:ascii="Cambria Math" w:eastAsia="Times New Roman" w:hAnsi="Cambria Math" w:cs="Times New Roman"/>
                        <w:i/>
                        <w:sz w:val="24"/>
                        <w:szCs w:val="24"/>
                        <w:lang w:val="sv-SE"/>
                      </w:rPr>
                    </m:ctrlPr>
                  </m:sSupPr>
                  <m:e>
                    <m:r>
                      <w:rPr>
                        <w:rFonts w:ascii="Cambria Math" w:eastAsia="Times New Roman" w:hAnsi="Cambria Math" w:cs="Times New Roman"/>
                        <w:sz w:val="24"/>
                        <w:szCs w:val="24"/>
                        <w:lang w:val="sv-SE"/>
                      </w:rPr>
                      <m:t>P</m:t>
                    </m:r>
                  </m:e>
                  <m:sup>
                    <m:r>
                      <w:rPr>
                        <w:rFonts w:ascii="Cambria Math" w:eastAsia="Times New Roman" w:hAnsi="Cambria Math" w:cs="Times New Roman"/>
                        <w:sz w:val="24"/>
                        <w:szCs w:val="24"/>
                        <w:lang w:val="sv-SE"/>
                      </w:rPr>
                      <m:t>(n)</m:t>
                    </m:r>
                  </m:sup>
                </m:sSup>
                <m:r>
                  <w:rPr>
                    <w:rFonts w:ascii="Cambria Math" w:eastAsia="Times New Roman" w:hAnsi="Cambria Math" w:cs="Times New Roman"/>
                    <w:sz w:val="24"/>
                    <w:szCs w:val="24"/>
                    <w:lang w:val="sv-SE"/>
                  </w:rPr>
                  <m:t>=</m:t>
                </m:r>
                <m:sSup>
                  <m:sSupPr>
                    <m:ctrlPr>
                      <w:rPr>
                        <w:rFonts w:ascii="Cambria Math" w:eastAsia="Times New Roman" w:hAnsi="Cambria Math" w:cs="Times New Roman"/>
                        <w:i/>
                        <w:sz w:val="24"/>
                        <w:szCs w:val="24"/>
                        <w:lang w:val="sv-SE"/>
                      </w:rPr>
                    </m:ctrlPr>
                  </m:sSupPr>
                  <m:e>
                    <m:r>
                      <w:rPr>
                        <w:rFonts w:ascii="Cambria Math" w:eastAsia="Times New Roman" w:hAnsi="Cambria Math" w:cs="Times New Roman"/>
                        <w:sz w:val="24"/>
                        <w:szCs w:val="24"/>
                        <w:lang w:val="sv-SE"/>
                      </w:rPr>
                      <m:t>P</m:t>
                    </m:r>
                  </m:e>
                  <m:sup>
                    <m:r>
                      <w:rPr>
                        <w:rFonts w:ascii="Cambria Math" w:eastAsia="Times New Roman" w:hAnsi="Cambria Math" w:cs="Times New Roman"/>
                        <w:sz w:val="24"/>
                        <w:szCs w:val="24"/>
                        <w:lang w:val="sv-SE"/>
                      </w:rPr>
                      <m:t>n</m:t>
                    </m:r>
                  </m:sup>
                </m:sSup>
                <m:r>
                  <w:rPr>
                    <w:rFonts w:ascii="Cambria Math" w:eastAsia="Times New Roman" w:hAnsi="Cambria Math" w:cs="Times New Roman"/>
                    <w:sz w:val="24"/>
                    <w:szCs w:val="24"/>
                    <w:lang w:val="sv-SE"/>
                  </w:rPr>
                  <m:t>=P×P×…×P</m:t>
                </m:r>
              </m:oMath>
            </m:oMathPara>
          </w:p>
        </w:tc>
        <w:tc>
          <w:tcPr>
            <w:tcW w:w="708" w:type="dxa"/>
          </w:tcPr>
          <w:p w14:paraId="5962320B" w14:textId="31ABE2FD" w:rsidR="005A3A96" w:rsidRDefault="005A3A96" w:rsidP="005A3A96">
            <w:pPr>
              <w:spacing w:after="240" w:line="360" w:lineRule="auto"/>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(4)</w:t>
            </w:r>
          </w:p>
        </w:tc>
      </w:tr>
    </w:tbl>
    <w:p w14:paraId="1DCE0519" w14:textId="58B5001A" w:rsidR="007408BD" w:rsidRPr="005E1DDF" w:rsidRDefault="00666E52">
      <w:pPr>
        <w:spacing w:after="240" w:line="360" w:lineRule="auto"/>
        <w:jc w:val="both"/>
        <w:rPr>
          <w:rFonts w:ascii="Times New Roman" w:eastAsia="Times New Roman" w:hAnsi="Times New Roman" w:cs="Times New Roman"/>
          <w:sz w:val="24"/>
          <w:szCs w:val="24"/>
          <w:vertAlign w:val="superscript"/>
          <w:lang w:val="sv-SE"/>
        </w:rPr>
      </w:pPr>
      <w:r w:rsidRPr="005E1DDF">
        <w:rPr>
          <w:rFonts w:ascii="Times New Roman" w:eastAsia="Times New Roman" w:hAnsi="Times New Roman" w:cs="Times New Roman"/>
          <w:sz w:val="24"/>
          <w:szCs w:val="24"/>
          <w:lang w:val="sv-SE"/>
        </w:rPr>
        <w:t xml:space="preserve">Persamaan </w:t>
      </w:r>
      <w:r w:rsidR="00F11448">
        <w:rPr>
          <w:rFonts w:ascii="Times New Roman" w:eastAsia="Times New Roman" w:hAnsi="Times New Roman" w:cs="Times New Roman"/>
          <w:sz w:val="24"/>
          <w:szCs w:val="24"/>
          <w:lang w:val="sv-SE"/>
        </w:rPr>
        <w:t>4</w:t>
      </w:r>
      <w:r w:rsidRPr="005E1DDF">
        <w:rPr>
          <w:rFonts w:ascii="Times New Roman" w:eastAsia="Times New Roman" w:hAnsi="Times New Roman" w:cs="Times New Roman"/>
          <w:sz w:val="24"/>
          <w:szCs w:val="24"/>
          <w:lang w:val="sv-SE"/>
        </w:rPr>
        <w:t xml:space="preserve"> memungkinkan peneliti untuk memproyeksikan dinamika pasar </w:t>
      </w:r>
      <w:r w:rsidR="00A2633F" w:rsidRPr="00A2633F">
        <w:rPr>
          <w:rFonts w:ascii="Times New Roman" w:eastAsia="Times New Roman" w:hAnsi="Times New Roman" w:cs="Times New Roman"/>
          <w:sz w:val="24"/>
          <w:szCs w:val="24"/>
          <w:lang w:val="sv-SE"/>
        </w:rPr>
        <w:t>ke periode waktu yang akan datang.</w:t>
      </w:r>
      <w:r w:rsidRPr="005E1DDF">
        <w:rPr>
          <w:rFonts w:ascii="Times New Roman" w:eastAsia="Times New Roman" w:hAnsi="Times New Roman" w:cs="Times New Roman"/>
          <w:sz w:val="24"/>
          <w:szCs w:val="24"/>
          <w:lang w:val="sv-SE"/>
        </w:rPr>
        <w:t xml:space="preserve"> </w:t>
      </w:r>
      <w:r w:rsidR="006A3F88" w:rsidRPr="006A3F88">
        <w:rPr>
          <w:rFonts w:ascii="Times New Roman" w:eastAsia="Times New Roman" w:hAnsi="Times New Roman" w:cs="Times New Roman"/>
          <w:sz w:val="24"/>
          <w:szCs w:val="24"/>
        </w:rPr>
        <w:t>Melalui pemangkatan matriks probabilitas transisi, seperti</w:t>
      </w:r>
      <w:r w:rsidR="008172C2">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i/>
                <w:sz w:val="24"/>
                <w:szCs w:val="24"/>
                <w:lang w:val="sv-SE"/>
              </w:rPr>
            </m:ctrlPr>
          </m:sSupPr>
          <m:e>
            <m:r>
              <w:rPr>
                <w:rFonts w:ascii="Cambria Math" w:eastAsia="Times New Roman" w:hAnsi="Cambria Math" w:cs="Times New Roman"/>
                <w:sz w:val="24"/>
                <w:szCs w:val="24"/>
                <w:lang w:val="sv-SE"/>
              </w:rPr>
              <m:t>P</m:t>
            </m:r>
          </m:e>
          <m:sup>
            <m:r>
              <w:rPr>
                <w:rFonts w:ascii="Cambria Math" w:eastAsia="Times New Roman" w:hAnsi="Cambria Math" w:cs="Times New Roman"/>
                <w:sz w:val="24"/>
                <w:szCs w:val="24"/>
                <w:lang w:val="sv-SE"/>
              </w:rPr>
              <m:t>3</m:t>
            </m:r>
          </m:sup>
        </m:sSup>
      </m:oMath>
      <w:r w:rsidRPr="005E1DDF">
        <w:rPr>
          <w:rFonts w:ascii="Times New Roman" w:eastAsia="Times New Roman" w:hAnsi="Times New Roman" w:cs="Times New Roman"/>
          <w:sz w:val="24"/>
          <w:szCs w:val="24"/>
          <w:lang w:val="sv-SE"/>
        </w:rPr>
        <w:t>,</w:t>
      </w:r>
      <w:r w:rsidR="00A81C69">
        <w:rPr>
          <w:rFonts w:ascii="Times New Roman" w:eastAsia="Times New Roman" w:hAnsi="Times New Roman" w:cs="Times New Roman"/>
          <w:sz w:val="24"/>
          <w:szCs w:val="24"/>
          <w:lang w:val="sv-SE"/>
        </w:rPr>
        <w:t xml:space="preserve"> </w:t>
      </w:r>
      <m:oMath>
        <m:sSup>
          <m:sSupPr>
            <m:ctrlPr>
              <w:rPr>
                <w:rFonts w:ascii="Cambria Math" w:eastAsia="Times New Roman" w:hAnsi="Cambria Math" w:cs="Times New Roman"/>
                <w:i/>
                <w:sz w:val="24"/>
                <w:szCs w:val="24"/>
                <w:lang w:val="sv-SE"/>
              </w:rPr>
            </m:ctrlPr>
          </m:sSupPr>
          <m:e>
            <m:r>
              <w:rPr>
                <w:rFonts w:ascii="Cambria Math" w:eastAsia="Times New Roman" w:hAnsi="Cambria Math" w:cs="Times New Roman"/>
                <w:sz w:val="24"/>
                <w:szCs w:val="24"/>
                <w:lang w:val="sv-SE"/>
              </w:rPr>
              <m:t>P</m:t>
            </m:r>
          </m:e>
          <m:sup>
            <m:r>
              <w:rPr>
                <w:rFonts w:ascii="Cambria Math" w:eastAsia="Times New Roman" w:hAnsi="Cambria Math" w:cs="Times New Roman"/>
                <w:sz w:val="24"/>
                <w:szCs w:val="24"/>
                <w:lang w:val="sv-SE"/>
              </w:rPr>
              <m:t>5</m:t>
            </m:r>
          </m:sup>
        </m:sSup>
      </m:oMath>
      <w:r w:rsidRPr="005E1DDF">
        <w:rPr>
          <w:rFonts w:ascii="Times New Roman" w:eastAsia="Times New Roman" w:hAnsi="Times New Roman" w:cs="Times New Roman"/>
          <w:sz w:val="24"/>
          <w:szCs w:val="24"/>
          <w:lang w:val="sv-SE"/>
        </w:rPr>
        <w:t xml:space="preserve">, dan </w:t>
      </w:r>
      <m:oMath>
        <m:sSup>
          <m:sSupPr>
            <m:ctrlPr>
              <w:rPr>
                <w:rFonts w:ascii="Cambria Math" w:eastAsia="Times New Roman" w:hAnsi="Cambria Math" w:cs="Times New Roman"/>
                <w:i/>
                <w:sz w:val="24"/>
                <w:szCs w:val="24"/>
                <w:lang w:val="sv-SE"/>
              </w:rPr>
            </m:ctrlPr>
          </m:sSupPr>
          <m:e>
            <m:r>
              <w:rPr>
                <w:rFonts w:ascii="Cambria Math" w:eastAsia="Times New Roman" w:hAnsi="Cambria Math" w:cs="Times New Roman"/>
                <w:sz w:val="24"/>
                <w:szCs w:val="24"/>
                <w:lang w:val="sv-SE"/>
              </w:rPr>
              <m:t>P</m:t>
            </m:r>
          </m:e>
          <m:sup>
            <m:r>
              <w:rPr>
                <w:rFonts w:ascii="Cambria Math" w:eastAsia="Times New Roman" w:hAnsi="Cambria Math" w:cs="Times New Roman"/>
                <w:sz w:val="24"/>
                <w:szCs w:val="24"/>
                <w:lang w:val="sv-SE"/>
              </w:rPr>
              <m:t>10</m:t>
            </m:r>
          </m:sup>
        </m:sSup>
      </m:oMath>
      <w:r w:rsidRPr="005E1DDF">
        <w:rPr>
          <w:rFonts w:ascii="Times New Roman" w:eastAsia="Times New Roman" w:hAnsi="Times New Roman" w:cs="Times New Roman"/>
          <w:sz w:val="24"/>
          <w:szCs w:val="24"/>
          <w:lang w:val="sv-SE"/>
        </w:rPr>
        <w:t xml:space="preserve">,  </w:t>
      </w:r>
      <w:r w:rsidR="0025169C" w:rsidRPr="0025169C">
        <w:rPr>
          <w:rFonts w:ascii="Times New Roman" w:eastAsia="Times New Roman" w:hAnsi="Times New Roman" w:cs="Times New Roman"/>
          <w:sz w:val="24"/>
          <w:szCs w:val="24"/>
        </w:rPr>
        <w:t xml:space="preserve">dapat diamati perkembangan probabilitas perpindahan antar keadaan dari waktu ke waktu. Pendekatan ini memungkinkan analisis perubahan preferensi dalam beberapa siklus, misalnya estimasi persentase pengguna suatu merek yang berpotensi beralih ke merek lain setelah sejumlah periode. Oleh karena itu, probabilitas transisi </w:t>
      </w:r>
      <m:oMath>
        <m:r>
          <w:rPr>
            <w:rFonts w:ascii="Cambria Math" w:eastAsia="Times New Roman" w:hAnsi="Cambria Math" w:cs="Times New Roman"/>
            <w:sz w:val="24"/>
            <w:szCs w:val="24"/>
          </w:rPr>
          <m:t>n</m:t>
        </m:r>
      </m:oMath>
      <w:r w:rsidR="0025169C" w:rsidRPr="0025169C">
        <w:rPr>
          <w:rFonts w:ascii="Times New Roman" w:eastAsia="Times New Roman" w:hAnsi="Times New Roman" w:cs="Times New Roman"/>
          <w:sz w:val="24"/>
          <w:szCs w:val="24"/>
        </w:rPr>
        <w:t>-langkah banyak digunakan untuk mengkaji arah dan kecenderungan perubahan sistem sebelum mencapai kondisi stabil (</w:t>
      </w:r>
      <w:r w:rsidR="0025169C" w:rsidRPr="008172C2">
        <w:rPr>
          <w:rFonts w:ascii="Times New Roman" w:eastAsia="Times New Roman" w:hAnsi="Times New Roman" w:cs="Times New Roman"/>
          <w:i/>
          <w:iCs/>
          <w:sz w:val="24"/>
          <w:szCs w:val="24"/>
        </w:rPr>
        <w:t>steady state</w:t>
      </w:r>
      <w:r w:rsidR="0025169C" w:rsidRPr="0025169C">
        <w:rPr>
          <w:rFonts w:ascii="Times New Roman" w:eastAsia="Times New Roman" w:hAnsi="Times New Roman" w:cs="Times New Roman"/>
          <w:sz w:val="24"/>
          <w:szCs w:val="24"/>
        </w:rPr>
        <w:t>)</w:t>
      </w:r>
      <w:r w:rsidR="35D0DE20" w:rsidRPr="0025169C">
        <w:rPr>
          <w:rFonts w:ascii="Times New Roman" w:eastAsia="Times New Roman" w:hAnsi="Times New Roman" w:cs="Times New Roman"/>
          <w:sz w:val="24"/>
          <w:szCs w:val="24"/>
        </w:rPr>
        <w:t xml:space="preserve"> [</w:t>
      </w:r>
      <w:r w:rsidR="5B7C4A5B" w:rsidRPr="0025169C">
        <w:rPr>
          <w:rFonts w:ascii="Times New Roman" w:eastAsia="Times New Roman" w:hAnsi="Times New Roman" w:cs="Times New Roman"/>
          <w:sz w:val="24"/>
          <w:szCs w:val="24"/>
        </w:rPr>
        <w:t>15</w:t>
      </w:r>
      <w:r w:rsidR="35D0DE20" w:rsidRPr="0025169C">
        <w:rPr>
          <w:rFonts w:ascii="Times New Roman" w:eastAsia="Times New Roman" w:hAnsi="Times New Roman" w:cs="Times New Roman"/>
          <w:sz w:val="24"/>
          <w:szCs w:val="24"/>
        </w:rPr>
        <w:t>]</w:t>
      </w:r>
      <w:r w:rsidR="0025169C" w:rsidRPr="0025169C">
        <w:rPr>
          <w:rFonts w:ascii="Times New Roman" w:eastAsia="Times New Roman" w:hAnsi="Times New Roman" w:cs="Times New Roman"/>
          <w:sz w:val="24"/>
          <w:szCs w:val="24"/>
        </w:rPr>
        <w:t>.</w:t>
      </w:r>
    </w:p>
    <w:p w14:paraId="03A63FD1" w14:textId="05180943" w:rsidR="007408BD" w:rsidRDefault="00666E52" w:rsidP="5864432C">
      <w:pPr>
        <w:pStyle w:val="Judul3"/>
        <w:keepNext w:val="0"/>
        <w:keepLines w:val="0"/>
        <w:shd w:val="clear" w:color="auto" w:fill="FFFFFF" w:themeFill="background1"/>
        <w:spacing w:before="420" w:after="120" w:line="360" w:lineRule="auto"/>
        <w:jc w:val="both"/>
        <w:rPr>
          <w:rFonts w:ascii="Times New Roman" w:eastAsia="Times New Roman" w:hAnsi="Times New Roman" w:cs="Times New Roman"/>
          <w:b/>
          <w:color w:val="1F1F1F"/>
          <w:sz w:val="24"/>
          <w:szCs w:val="24"/>
          <w:lang w:val="en-US"/>
        </w:rPr>
      </w:pPr>
      <w:bookmarkStart w:id="65" w:name="_48b4gta6mmg2" w:colFirst="0" w:colLast="0"/>
      <w:bookmarkStart w:id="66" w:name="_Toc215078180"/>
      <w:bookmarkStart w:id="67" w:name="_Toc215092576"/>
      <w:bookmarkEnd w:id="65"/>
      <w:r w:rsidRPr="5864432C">
        <w:rPr>
          <w:rFonts w:ascii="Times New Roman" w:eastAsia="Times New Roman" w:hAnsi="Times New Roman" w:cs="Times New Roman"/>
          <w:b/>
          <w:color w:val="1F1F1F"/>
          <w:sz w:val="24"/>
          <w:szCs w:val="24"/>
          <w:lang w:val="en-US"/>
        </w:rPr>
        <w:t>2.</w:t>
      </w:r>
      <w:r w:rsidR="00711481" w:rsidRPr="5864432C">
        <w:rPr>
          <w:rFonts w:ascii="Times New Roman" w:eastAsia="Times New Roman" w:hAnsi="Times New Roman" w:cs="Times New Roman"/>
          <w:b/>
          <w:color w:val="1F1F1F"/>
          <w:sz w:val="24"/>
          <w:szCs w:val="24"/>
          <w:lang w:val="en-US"/>
        </w:rPr>
        <w:t>4</w:t>
      </w:r>
      <w:r w:rsidRPr="5864432C">
        <w:rPr>
          <w:rFonts w:ascii="Times New Roman" w:eastAsia="Times New Roman" w:hAnsi="Times New Roman" w:cs="Times New Roman"/>
          <w:b/>
          <w:color w:val="1F1F1F"/>
          <w:sz w:val="24"/>
          <w:szCs w:val="24"/>
          <w:lang w:val="en-US"/>
        </w:rPr>
        <w:t>.2 Distribusi Stasioner (</w:t>
      </w:r>
      <w:r w:rsidRPr="5864432C">
        <w:rPr>
          <w:rFonts w:ascii="Times New Roman" w:eastAsia="Times New Roman" w:hAnsi="Times New Roman" w:cs="Times New Roman"/>
          <w:b/>
          <w:i/>
          <w:color w:val="1F1F1F"/>
          <w:sz w:val="24"/>
          <w:szCs w:val="24"/>
          <w:lang w:val="en-US"/>
        </w:rPr>
        <w:t>Steady State</w:t>
      </w:r>
      <w:r w:rsidRPr="5864432C">
        <w:rPr>
          <w:rFonts w:ascii="Times New Roman" w:eastAsia="Times New Roman" w:hAnsi="Times New Roman" w:cs="Times New Roman"/>
          <w:b/>
          <w:color w:val="1F1F1F"/>
          <w:sz w:val="24"/>
          <w:szCs w:val="24"/>
          <w:lang w:val="en-US"/>
        </w:rPr>
        <w:t>)</w:t>
      </w:r>
      <w:bookmarkEnd w:id="66"/>
      <w:bookmarkEnd w:id="67"/>
    </w:p>
    <w:p w14:paraId="0B299B42" w14:textId="74E09F86" w:rsidR="007408BD" w:rsidRDefault="00666E52" w:rsidP="00931C4C">
      <w:pPr>
        <w:spacing w:after="240" w:line="360" w:lineRule="auto"/>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rPr>
        <w:t xml:space="preserve">Analisis Rantai Markov memuncak pada penentuan distribusi stasioner atau </w:t>
      </w:r>
      <w:r>
        <w:rPr>
          <w:rFonts w:ascii="Times New Roman" w:eastAsia="Times New Roman" w:hAnsi="Times New Roman" w:cs="Times New Roman"/>
          <w:i/>
          <w:iCs/>
          <w:sz w:val="24"/>
          <w:szCs w:val="24"/>
        </w:rPr>
        <w:t>steady state</w:t>
      </w:r>
      <w:r>
        <w:rPr>
          <w:rFonts w:ascii="Times New Roman" w:eastAsia="Times New Roman" w:hAnsi="Times New Roman" w:cs="Times New Roman"/>
          <w:sz w:val="24"/>
          <w:szCs w:val="24"/>
        </w:rPr>
        <w:t xml:space="preserve">. Kondisi </w:t>
      </w:r>
      <w:r>
        <w:rPr>
          <w:rFonts w:ascii="Times New Roman" w:eastAsia="Times New Roman" w:hAnsi="Times New Roman" w:cs="Times New Roman"/>
          <w:i/>
          <w:iCs/>
          <w:sz w:val="24"/>
          <w:szCs w:val="24"/>
        </w:rPr>
        <w:t>steady state</w:t>
      </w:r>
      <w:r>
        <w:rPr>
          <w:rFonts w:ascii="Times New Roman" w:eastAsia="Times New Roman" w:hAnsi="Times New Roman" w:cs="Times New Roman"/>
          <w:sz w:val="24"/>
          <w:szCs w:val="24"/>
        </w:rPr>
        <w:t xml:space="preserve"> tercapai ketika distribusi probabilitas sistem tidak lagi berubah seiring berjalannya waktu, meskipun perpindahan individu masih terjadi. </w:t>
      </w:r>
      <w:r w:rsidRPr="00E86563">
        <w:rPr>
          <w:rFonts w:ascii="Times New Roman" w:eastAsia="Times New Roman" w:hAnsi="Times New Roman" w:cs="Times New Roman"/>
          <w:sz w:val="24"/>
          <w:szCs w:val="24"/>
          <w:lang w:val="sv-SE"/>
        </w:rPr>
        <w:t xml:space="preserve">Pada titik ini,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P</m:t>
            </m:r>
          </m:e>
          <m:sup>
            <m:r>
              <w:rPr>
                <w:rFonts w:ascii="Cambria Math" w:eastAsia="Times New Roman" w:hAnsi="Cambria Math" w:cs="Times New Roman"/>
                <w:sz w:val="24"/>
                <w:szCs w:val="24"/>
                <w:lang w:val="sv-SE"/>
              </w:rPr>
              <m:t>(</m:t>
            </m:r>
            <m:r>
              <w:rPr>
                <w:rFonts w:ascii="Cambria Math" w:eastAsia="Times New Roman" w:hAnsi="Cambria Math" w:cs="Times New Roman"/>
                <w:sz w:val="24"/>
                <w:szCs w:val="24"/>
              </w:rPr>
              <m:t>n</m:t>
            </m:r>
            <m:r>
              <w:rPr>
                <w:rFonts w:ascii="Cambria Math" w:eastAsia="Times New Roman" w:hAnsi="Cambria Math" w:cs="Times New Roman"/>
                <w:sz w:val="24"/>
                <w:szCs w:val="24"/>
                <w:lang w:val="sv-SE"/>
              </w:rPr>
              <m:t>+1)</m:t>
            </m:r>
          </m:sup>
        </m:sSup>
        <m:r>
          <w:rPr>
            <w:rFonts w:ascii="Cambria Math" w:eastAsia="Times New Roman" w:hAnsi="Cambria Math" w:cs="Times New Roman"/>
            <w:sz w:val="24"/>
            <w:szCs w:val="24"/>
            <w:lang w:val="sv-SE"/>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P</m:t>
            </m:r>
          </m:e>
          <m:sup>
            <m:r>
              <w:rPr>
                <w:rFonts w:ascii="Cambria Math" w:eastAsia="Times New Roman" w:hAnsi="Cambria Math" w:cs="Times New Roman"/>
                <w:sz w:val="24"/>
                <w:szCs w:val="24"/>
                <w:lang w:val="sv-SE"/>
              </w:rPr>
              <m:t>(</m:t>
            </m:r>
            <m:r>
              <w:rPr>
                <w:rFonts w:ascii="Cambria Math" w:eastAsia="Times New Roman" w:hAnsi="Cambria Math" w:cs="Times New Roman"/>
                <w:sz w:val="24"/>
                <w:szCs w:val="24"/>
              </w:rPr>
              <m:t>n</m:t>
            </m:r>
            <m:r>
              <w:rPr>
                <w:rFonts w:ascii="Cambria Math" w:eastAsia="Times New Roman" w:hAnsi="Cambria Math" w:cs="Times New Roman"/>
                <w:sz w:val="24"/>
                <w:szCs w:val="24"/>
                <w:lang w:val="sv-SE"/>
              </w:rPr>
              <m:t>)</m:t>
            </m:r>
          </m:sup>
        </m:sSup>
      </m:oMath>
      <w:r w:rsidRPr="00E86563">
        <w:rPr>
          <w:rFonts w:ascii="Times New Roman" w:eastAsia="Times New Roman" w:hAnsi="Times New Roman" w:cs="Times New Roman"/>
          <w:sz w:val="24"/>
          <w:szCs w:val="24"/>
          <w:lang w:val="sv-SE"/>
        </w:rPr>
        <w:t xml:space="preserve"> untuk </w:t>
      </w:r>
      <m:oMath>
        <m:r>
          <w:rPr>
            <w:rFonts w:ascii="Cambria Math" w:eastAsia="Times New Roman" w:hAnsi="Cambria Math" w:cs="Times New Roman"/>
            <w:sz w:val="24"/>
            <w:szCs w:val="24"/>
            <w:lang w:val="sv-SE"/>
          </w:rPr>
          <m:t>n</m:t>
        </m:r>
      </m:oMath>
      <w:r w:rsidR="00513A7C" w:rsidRPr="00E86563">
        <w:rPr>
          <w:rFonts w:ascii="Times New Roman" w:eastAsia="Times New Roman" w:hAnsi="Times New Roman" w:cs="Times New Roman"/>
          <w:sz w:val="24"/>
          <w:szCs w:val="24"/>
          <w:lang w:val="sv-SE"/>
        </w:rPr>
        <w:t xml:space="preserve"> </w:t>
      </w:r>
      <w:r w:rsidRPr="00E86563">
        <w:rPr>
          <w:rFonts w:ascii="Times New Roman" w:eastAsia="Times New Roman" w:hAnsi="Times New Roman" w:cs="Times New Roman"/>
          <w:sz w:val="24"/>
          <w:szCs w:val="24"/>
          <w:lang w:val="sv-SE"/>
        </w:rPr>
        <w:t>yang sangat besar</w:t>
      </w:r>
      <w:r w:rsidR="180B970F" w:rsidRPr="00E86563">
        <w:rPr>
          <w:rFonts w:ascii="Times New Roman" w:eastAsia="Times New Roman" w:hAnsi="Times New Roman" w:cs="Times New Roman"/>
          <w:sz w:val="24"/>
          <w:szCs w:val="24"/>
          <w:lang w:val="sv-SE"/>
        </w:rPr>
        <w:t xml:space="preserve"> </w:t>
      </w:r>
      <w:r w:rsidR="2A5EB0CA" w:rsidRPr="00E86563">
        <w:rPr>
          <w:rFonts w:ascii="Times New Roman" w:eastAsia="Times New Roman" w:hAnsi="Times New Roman" w:cs="Times New Roman"/>
          <w:sz w:val="24"/>
          <w:szCs w:val="24"/>
          <w:lang w:val="sv-SE"/>
        </w:rPr>
        <w:t>[</w:t>
      </w:r>
      <w:r w:rsidR="0A65D7F2" w:rsidRPr="00E86563">
        <w:rPr>
          <w:rFonts w:ascii="Times New Roman" w:eastAsia="Times New Roman" w:hAnsi="Times New Roman" w:cs="Times New Roman"/>
          <w:sz w:val="24"/>
          <w:szCs w:val="24"/>
          <w:lang w:val="sv-SE"/>
        </w:rPr>
        <w:t>16</w:t>
      </w:r>
      <w:r w:rsidR="2A5EB0CA" w:rsidRPr="00E86563">
        <w:rPr>
          <w:rFonts w:ascii="Times New Roman" w:eastAsia="Times New Roman" w:hAnsi="Times New Roman" w:cs="Times New Roman"/>
          <w:sz w:val="24"/>
          <w:szCs w:val="24"/>
          <w:lang w:val="sv-SE"/>
        </w:rPr>
        <w:t>]</w:t>
      </w:r>
      <w:r w:rsidRPr="00E86563">
        <w:rPr>
          <w:rFonts w:ascii="Times New Roman" w:eastAsia="Times New Roman" w:hAnsi="Times New Roman" w:cs="Times New Roman"/>
          <w:sz w:val="24"/>
          <w:szCs w:val="24"/>
          <w:lang w:val="sv-SE"/>
        </w:rPr>
        <w:t>.</w:t>
      </w:r>
      <w:r w:rsidRPr="00E86563">
        <w:rPr>
          <w:rFonts w:ascii="Times New Roman" w:eastAsia="Times New Roman" w:hAnsi="Times New Roman" w:cs="Times New Roman"/>
          <w:sz w:val="24"/>
          <w:szCs w:val="24"/>
          <w:vertAlign w:val="superscript"/>
          <w:lang w:val="sv-SE"/>
        </w:rPr>
        <w:t xml:space="preserve"> </w:t>
      </w:r>
      <w:r w:rsidRPr="005E1DDF">
        <w:rPr>
          <w:rFonts w:ascii="Times New Roman" w:eastAsia="Times New Roman" w:hAnsi="Times New Roman" w:cs="Times New Roman"/>
          <w:sz w:val="24"/>
          <w:szCs w:val="24"/>
          <w:lang w:val="sv-SE"/>
        </w:rPr>
        <w:t>Vektor distribusi stasioner, dinotasikan sebagai</w:t>
      </w:r>
      <w:r w:rsidR="002C7407">
        <w:rPr>
          <w:rFonts w:ascii="Times New Roman" w:eastAsia="Times New Roman" w:hAnsi="Times New Roman" w:cs="Times New Roman"/>
          <w:sz w:val="24"/>
          <w:szCs w:val="24"/>
          <w:lang w:val="sv-SE"/>
        </w:rPr>
        <w:t xml:space="preserve"> </w:t>
      </w:r>
      <m:oMath>
        <m:r>
          <m:rPr>
            <m:sty m:val="p"/>
          </m:rPr>
          <w:rPr>
            <w:rFonts w:ascii="Cambria Math" w:eastAsia="Times New Roman" w:hAnsi="Cambria Math" w:cs="Times New Roman"/>
            <w:sz w:val="24"/>
            <w:szCs w:val="24"/>
            <w:lang w:val="sv-SE"/>
          </w:rPr>
          <m:t>π</m:t>
        </m:r>
        <m:r>
          <m:rPr>
            <m:sty m:val="p"/>
          </m:rPr>
          <w:rPr>
            <w:rFonts w:ascii="Cambria Math" w:eastAsia="Times New Roman" w:hAnsi="Times New Roman" w:cs="Times New Roman"/>
            <w:sz w:val="24"/>
            <w:szCs w:val="24"/>
            <w:lang w:val="sv-SE"/>
          </w:rPr>
          <m:t>=[</m:t>
        </m:r>
        <m:sSub>
          <m:sSubPr>
            <m:ctrlPr>
              <w:rPr>
                <w:rFonts w:ascii="Cambria Math" w:eastAsia="Times New Roman" w:hAnsi="Times New Roman" w:cs="Times New Roman"/>
                <w:sz w:val="24"/>
                <w:szCs w:val="24"/>
                <w:lang w:val="sv-SE"/>
              </w:rPr>
            </m:ctrlPr>
          </m:sSubPr>
          <m:e>
            <m:r>
              <m:rPr>
                <m:sty m:val="p"/>
              </m:rPr>
              <w:rPr>
                <w:rFonts w:ascii="Cambria Math" w:eastAsia="Times New Roman" w:hAnsi="Cambria Math" w:cs="Times New Roman"/>
                <w:sz w:val="24"/>
                <w:szCs w:val="24"/>
                <w:lang w:val="sv-SE"/>
              </w:rPr>
              <m:t>π</m:t>
            </m:r>
          </m:e>
          <m:sub>
            <m:r>
              <w:rPr>
                <w:rFonts w:ascii="Cambria Math" w:eastAsia="Times New Roman" w:hAnsi="Times New Roman" w:cs="Times New Roman"/>
                <w:sz w:val="24"/>
                <w:szCs w:val="24"/>
                <w:lang w:val="sv-SE"/>
              </w:rPr>
              <m:t>1</m:t>
            </m:r>
          </m:sub>
        </m:sSub>
        <m:r>
          <m:rPr>
            <m:sty m:val="p"/>
          </m:rPr>
          <w:rPr>
            <w:rFonts w:ascii="Cambria Math" w:eastAsia="Times New Roman" w:hAnsi="Times New Roman" w:cs="Times New Roman"/>
            <w:sz w:val="24"/>
            <w:szCs w:val="24"/>
            <w:lang w:val="sv-SE"/>
          </w:rPr>
          <m:t xml:space="preserve">, </m:t>
        </m:r>
        <m:sSub>
          <m:sSubPr>
            <m:ctrlPr>
              <w:rPr>
                <w:rFonts w:ascii="Cambria Math" w:eastAsia="Times New Roman" w:hAnsi="Times New Roman" w:cs="Times New Roman"/>
                <w:sz w:val="24"/>
                <w:szCs w:val="24"/>
                <w:lang w:val="sv-SE"/>
              </w:rPr>
            </m:ctrlPr>
          </m:sSubPr>
          <m:e>
            <m:r>
              <m:rPr>
                <m:sty m:val="p"/>
              </m:rPr>
              <w:rPr>
                <w:rFonts w:ascii="Cambria Math" w:eastAsia="Times New Roman" w:hAnsi="Cambria Math" w:cs="Times New Roman"/>
                <w:sz w:val="24"/>
                <w:szCs w:val="24"/>
                <w:lang w:val="sv-SE"/>
              </w:rPr>
              <m:t>π</m:t>
            </m:r>
          </m:e>
          <m:sub>
            <m:r>
              <w:rPr>
                <w:rFonts w:ascii="Cambria Math" w:eastAsia="Times New Roman" w:hAnsi="Times New Roman" w:cs="Times New Roman"/>
                <w:sz w:val="24"/>
                <w:szCs w:val="24"/>
                <w:lang w:val="sv-SE"/>
              </w:rPr>
              <m:t>2</m:t>
            </m:r>
          </m:sub>
        </m:sSub>
        <m:r>
          <m:rPr>
            <m:sty m:val="p"/>
          </m:rPr>
          <w:rPr>
            <w:rFonts w:ascii="Cambria Math" w:eastAsia="Times New Roman" w:hAnsi="Times New Roman" w:cs="Times New Roman"/>
            <w:sz w:val="24"/>
            <w:szCs w:val="24"/>
            <w:lang w:val="sv-SE"/>
          </w:rPr>
          <m:t>,</m:t>
        </m:r>
        <m:r>
          <m:rPr>
            <m:sty m:val="p"/>
          </m:rPr>
          <w:rPr>
            <w:rFonts w:ascii="Cambria Math" w:eastAsia="Times New Roman" w:hAnsi="Times New Roman" w:cs="Times New Roman"/>
            <w:sz w:val="24"/>
            <w:szCs w:val="24"/>
            <w:lang w:val="sv-SE"/>
          </w:rPr>
          <m:t>…</m:t>
        </m:r>
        <m:r>
          <m:rPr>
            <m:sty m:val="p"/>
          </m:rPr>
          <w:rPr>
            <w:rFonts w:ascii="Cambria Math" w:eastAsia="Times New Roman" w:hAnsi="Times New Roman" w:cs="Times New Roman"/>
            <w:sz w:val="24"/>
            <w:szCs w:val="24"/>
            <w:lang w:val="sv-SE"/>
          </w:rPr>
          <m:t>,</m:t>
        </m:r>
        <m:sSub>
          <m:sSubPr>
            <m:ctrlPr>
              <w:rPr>
                <w:rFonts w:ascii="Cambria Math" w:eastAsia="Times New Roman" w:hAnsi="Times New Roman" w:cs="Times New Roman"/>
                <w:sz w:val="24"/>
                <w:szCs w:val="24"/>
                <w:lang w:val="sv-SE"/>
              </w:rPr>
            </m:ctrlPr>
          </m:sSubPr>
          <m:e>
            <m:r>
              <m:rPr>
                <m:sty m:val="p"/>
              </m:rPr>
              <w:rPr>
                <w:rFonts w:ascii="Cambria Math" w:eastAsia="Times New Roman" w:hAnsi="Cambria Math" w:cs="Times New Roman"/>
                <w:sz w:val="24"/>
                <w:szCs w:val="24"/>
                <w:lang w:val="sv-SE"/>
              </w:rPr>
              <m:t>π</m:t>
            </m:r>
          </m:e>
          <m:sub>
            <m:r>
              <w:rPr>
                <w:rFonts w:ascii="Cambria Math" w:eastAsia="Times New Roman" w:hAnsi="Times New Roman" w:cs="Times New Roman"/>
                <w:sz w:val="24"/>
                <w:szCs w:val="24"/>
                <w:lang w:val="sv-SE"/>
              </w:rPr>
              <m:t>n</m:t>
            </m:r>
          </m:sub>
        </m:sSub>
        <m:r>
          <m:rPr>
            <m:sty m:val="p"/>
          </m:rPr>
          <w:rPr>
            <w:rFonts w:ascii="Cambria Math" w:eastAsia="Times New Roman" w:hAnsi="Times New Roman" w:cs="Times New Roman"/>
            <w:sz w:val="24"/>
            <w:szCs w:val="24"/>
            <w:lang w:val="sv-SE"/>
          </w:rPr>
          <m:t>]</m:t>
        </m:r>
      </m:oMath>
      <w:r w:rsidR="002C7407">
        <w:rPr>
          <w:rFonts w:ascii="Times New Roman" w:eastAsia="Times New Roman" w:hAnsi="Times New Roman" w:cs="Times New Roman"/>
          <w:sz w:val="24"/>
          <w:szCs w:val="24"/>
          <w:lang w:val="sv-SE"/>
        </w:rPr>
        <w:t xml:space="preserve"> </w:t>
      </w:r>
      <w:r w:rsidRPr="005E1DDF">
        <w:rPr>
          <w:rFonts w:ascii="Times New Roman" w:eastAsia="Times New Roman" w:hAnsi="Times New Roman" w:cs="Times New Roman"/>
          <w:sz w:val="24"/>
          <w:szCs w:val="24"/>
          <w:lang w:val="sv-SE"/>
        </w:rPr>
        <w:t xml:space="preserve">merepresentasikan </w:t>
      </w:r>
      <w:r w:rsidR="001476AB" w:rsidRPr="001476AB">
        <w:rPr>
          <w:rFonts w:ascii="Times New Roman" w:eastAsia="Times New Roman" w:hAnsi="Times New Roman" w:cs="Times New Roman"/>
          <w:sz w:val="24"/>
          <w:szCs w:val="24"/>
        </w:rPr>
        <w:t>proporsi jangka panjang yang stabil dari setiap keadaan dalam sistem. Vektor ini diperoleh dengan menyelesaikan suatu sistem persamaan linear</w:t>
      </w:r>
      <w:r w:rsidR="007C5CE9">
        <w:rPr>
          <w:rFonts w:ascii="Times New Roman" w:eastAsia="Times New Roman" w:hAnsi="Times New Roman" w:cs="Times New Roman"/>
          <w:sz w:val="24"/>
          <w:szCs w:val="24"/>
        </w:rPr>
        <w:t xml:space="preserve"> </w:t>
      </w:r>
      <w:r w:rsidR="00D25B10">
        <w:rPr>
          <w:rFonts w:ascii="Times New Roman" w:eastAsia="Times New Roman" w:hAnsi="Times New Roman" w:cs="Times New Roman"/>
          <w:sz w:val="24"/>
          <w:szCs w:val="24"/>
        </w:rPr>
        <w:t>menggunakan Persamaan 5.</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8"/>
      </w:tblGrid>
      <w:tr w:rsidR="005A3A96" w14:paraId="412F1648" w14:textId="77777777" w:rsidTr="005A3A96">
        <w:tc>
          <w:tcPr>
            <w:tcW w:w="8642" w:type="dxa"/>
          </w:tcPr>
          <w:p w14:paraId="5CB16603" w14:textId="78B3F1FC" w:rsidR="005A3A96" w:rsidRDefault="005A3A96" w:rsidP="005A3A96">
            <w:pPr>
              <w:spacing w:after="240" w:line="360" w:lineRule="auto"/>
              <w:jc w:val="center"/>
              <w:rPr>
                <w:rFonts w:ascii="Times New Roman" w:eastAsia="Times New Roman" w:hAnsi="Times New Roman" w:cs="Times New Roman"/>
                <w:sz w:val="24"/>
                <w:szCs w:val="24"/>
                <w:lang w:val="sv-SE"/>
              </w:rPr>
            </w:pPr>
            <m:oMathPara>
              <m:oMath>
                <m:r>
                  <m:rPr>
                    <m:sty m:val="p"/>
                  </m:rPr>
                  <w:rPr>
                    <w:rFonts w:ascii="Cambria Math" w:eastAsia="Times New Roman" w:hAnsi="Cambria Math" w:cs="Times New Roman"/>
                    <w:sz w:val="24"/>
                    <w:szCs w:val="24"/>
                    <w:lang w:val="sv-SE"/>
                  </w:rPr>
                  <m:t>πP=π</m:t>
                </m:r>
              </m:oMath>
            </m:oMathPara>
          </w:p>
        </w:tc>
        <w:tc>
          <w:tcPr>
            <w:tcW w:w="708" w:type="dxa"/>
          </w:tcPr>
          <w:p w14:paraId="1CA35636" w14:textId="2E2FD5FD" w:rsidR="005A3A96" w:rsidRDefault="005A3A96" w:rsidP="005A3A96">
            <w:pPr>
              <w:spacing w:after="240" w:line="360" w:lineRule="auto"/>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(5)</w:t>
            </w:r>
          </w:p>
        </w:tc>
      </w:tr>
    </w:tbl>
    <w:p w14:paraId="0527B3C6" w14:textId="7E706CD9" w:rsidR="007408BD" w:rsidRDefault="00184114" w:rsidP="00C66587">
      <w:pPr>
        <w:spacing w:line="360" w:lineRule="auto"/>
        <w:rPr>
          <w:rFonts w:ascii="Times New Roman" w:eastAsia="Times New Roman" w:hAnsi="Times New Roman" w:cs="Times New Roman"/>
          <w:sz w:val="24"/>
          <w:szCs w:val="24"/>
          <w:lang w:val="sv-SE"/>
        </w:rPr>
      </w:pPr>
      <w:r w:rsidRPr="00184114">
        <w:rPr>
          <w:rFonts w:ascii="Times New Roman" w:eastAsia="Times New Roman" w:hAnsi="Times New Roman" w:cs="Times New Roman"/>
          <w:sz w:val="24"/>
          <w:szCs w:val="24"/>
          <w:lang w:val="sv-SE"/>
        </w:rPr>
        <w:t>Keterangan</w:t>
      </w:r>
      <w:r>
        <w:rPr>
          <w:rFonts w:ascii="Times New Roman" w:eastAsia="Times New Roman" w:hAnsi="Times New Roman" w:cs="Times New Roman"/>
          <w:sz w:val="24"/>
          <w:szCs w:val="24"/>
          <w:lang w:val="sv-SE"/>
        </w:rPr>
        <w:t>:</w:t>
      </w:r>
    </w:p>
    <w:p w14:paraId="186A1005" w14:textId="49F3C0CE" w:rsidR="00184114" w:rsidRDefault="00F035C7" w:rsidP="00C66587">
      <w:pPr>
        <w:spacing w:line="360" w:lineRule="auto"/>
        <w:rPr>
          <w:rFonts w:ascii="Times New Roman" w:eastAsia="Times New Roman" w:hAnsi="Times New Roman" w:cs="Times New Roman"/>
          <w:sz w:val="24"/>
          <w:szCs w:val="24"/>
          <w:lang w:val="sv-SE"/>
        </w:rPr>
      </w:pPr>
      <m:oMath>
        <m:r>
          <m:rPr>
            <m:sty m:val="p"/>
          </m:rPr>
          <w:rPr>
            <w:rFonts w:ascii="Cambria Math" w:eastAsia="Times New Roman" w:hAnsi="Cambria Math" w:cs="Times New Roman"/>
            <w:sz w:val="24"/>
            <w:szCs w:val="24"/>
            <w:lang w:val="sv-SE"/>
          </w:rPr>
          <m:t>π</m:t>
        </m:r>
      </m:oMath>
      <w:r w:rsidR="005D7192">
        <w:rPr>
          <w:rFonts w:ascii="Times New Roman" w:eastAsia="Times New Roman" w:hAnsi="Times New Roman" w:cs="Times New Roman"/>
          <w:sz w:val="24"/>
          <w:szCs w:val="24"/>
          <w:lang w:val="sv-SE"/>
        </w:rPr>
        <w:tab/>
        <w:t xml:space="preserve">= </w:t>
      </w:r>
      <w:r w:rsidR="00C66587">
        <w:rPr>
          <w:rFonts w:ascii="Times New Roman" w:eastAsia="Times New Roman" w:hAnsi="Times New Roman" w:cs="Times New Roman"/>
          <w:sz w:val="24"/>
          <w:szCs w:val="24"/>
          <w:lang w:val="sv-SE"/>
        </w:rPr>
        <w:t>Distribusi stasioner</w:t>
      </w:r>
    </w:p>
    <w:p w14:paraId="74D47A42" w14:textId="44BE4526" w:rsidR="007408BD" w:rsidRPr="00B41D54" w:rsidRDefault="005D7192" w:rsidP="00B41D54">
      <w:pPr>
        <w:spacing w:line="360" w:lineRule="auto"/>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P</w:t>
      </w:r>
      <w:r>
        <w:rPr>
          <w:rFonts w:ascii="Times New Roman" w:eastAsia="Times New Roman" w:hAnsi="Times New Roman" w:cs="Times New Roman"/>
          <w:sz w:val="24"/>
          <w:szCs w:val="24"/>
          <w:lang w:val="sv-SE"/>
        </w:rPr>
        <w:tab/>
        <w:t>=</w:t>
      </w:r>
      <w:r w:rsidR="00C41237">
        <w:rPr>
          <w:rFonts w:ascii="Times New Roman" w:eastAsia="Times New Roman" w:hAnsi="Times New Roman" w:cs="Times New Roman"/>
          <w:sz w:val="24"/>
          <w:szCs w:val="24"/>
          <w:lang w:val="sv-SE"/>
        </w:rPr>
        <w:t xml:space="preserve"> Probabilitas transisi</w:t>
      </w:r>
    </w:p>
    <w:p w14:paraId="79300C4B" w14:textId="537BB798" w:rsidR="007408BD" w:rsidRPr="005E1DDF" w:rsidRDefault="00666E52">
      <w:pPr>
        <w:pStyle w:val="Judul1"/>
        <w:spacing w:before="0" w:after="0" w:line="360" w:lineRule="auto"/>
        <w:jc w:val="center"/>
        <w:rPr>
          <w:rFonts w:ascii="Times New Roman" w:eastAsia="Times New Roman" w:hAnsi="Times New Roman" w:cs="Times New Roman"/>
          <w:lang w:val="sv-SE"/>
        </w:rPr>
      </w:pPr>
      <w:bookmarkStart w:id="68" w:name="_ludbxljfu5ri" w:colFirst="0" w:colLast="0"/>
      <w:bookmarkStart w:id="69" w:name="_Toc215078181"/>
      <w:bookmarkStart w:id="70" w:name="_Toc215092577"/>
      <w:bookmarkEnd w:id="68"/>
      <w:r w:rsidRPr="005E1DDF">
        <w:rPr>
          <w:rFonts w:ascii="Times New Roman" w:eastAsia="Times New Roman" w:hAnsi="Times New Roman" w:cs="Times New Roman"/>
          <w:b/>
          <w:bCs/>
          <w:sz w:val="28"/>
          <w:szCs w:val="28"/>
          <w:lang w:val="sv-SE"/>
        </w:rPr>
        <w:t xml:space="preserve">BAB III </w:t>
      </w:r>
      <w:r w:rsidRPr="005E1DDF">
        <w:rPr>
          <w:rFonts w:ascii="Times New Roman" w:eastAsia="Times New Roman" w:hAnsi="Times New Roman" w:cs="Times New Roman"/>
          <w:b/>
          <w:bCs/>
          <w:sz w:val="28"/>
          <w:szCs w:val="28"/>
          <w:lang w:val="sv-SE"/>
        </w:rPr>
        <w:br/>
        <w:t>METODE PENELITIAN</w:t>
      </w:r>
      <w:bookmarkEnd w:id="69"/>
      <w:bookmarkEnd w:id="70"/>
    </w:p>
    <w:p w14:paraId="43549A33" w14:textId="77777777" w:rsidR="007408BD" w:rsidRPr="005E1DDF" w:rsidRDefault="00666E52">
      <w:pPr>
        <w:pStyle w:val="Judul2"/>
        <w:keepNext w:val="0"/>
        <w:keepLines w:val="0"/>
        <w:widowControl w:val="0"/>
        <w:spacing w:before="0" w:line="360" w:lineRule="auto"/>
        <w:rPr>
          <w:rFonts w:ascii="Times New Roman" w:eastAsia="Times New Roman" w:hAnsi="Times New Roman" w:cs="Times New Roman"/>
          <w:b/>
          <w:bCs/>
          <w:color w:val="1B1C1D"/>
          <w:sz w:val="36"/>
          <w:szCs w:val="36"/>
          <w:lang w:val="sv-SE"/>
        </w:rPr>
      </w:pPr>
      <w:bookmarkStart w:id="71" w:name="_Toc215078182"/>
      <w:bookmarkStart w:id="72" w:name="_Toc215092578"/>
      <w:r w:rsidRPr="005E1DDF">
        <w:rPr>
          <w:rFonts w:ascii="Times New Roman" w:eastAsia="Times New Roman" w:hAnsi="Times New Roman" w:cs="Times New Roman"/>
          <w:b/>
          <w:bCs/>
          <w:sz w:val="24"/>
          <w:szCs w:val="24"/>
          <w:lang w:val="sv-SE"/>
        </w:rPr>
        <w:t>3.1 Jenis Penelitian</w:t>
      </w:r>
      <w:bookmarkEnd w:id="71"/>
      <w:bookmarkEnd w:id="72"/>
    </w:p>
    <w:p w14:paraId="1FAC613C" w14:textId="77777777" w:rsidR="007408BD" w:rsidRPr="005E1DDF" w:rsidRDefault="00666E52" w:rsidP="00B40713">
      <w:pPr>
        <w:widowControl w:val="0"/>
        <w:spacing w:after="240" w:line="360" w:lineRule="auto"/>
        <w:jc w:val="both"/>
        <w:rPr>
          <w:rFonts w:ascii="Times New Roman" w:eastAsia="Times New Roman" w:hAnsi="Times New Roman" w:cs="Times New Roman"/>
          <w:color w:val="1B1C1D"/>
          <w:sz w:val="24"/>
          <w:szCs w:val="24"/>
          <w:lang w:val="sv-SE"/>
        </w:rPr>
      </w:pPr>
      <w:r w:rsidRPr="005E1DDF">
        <w:rPr>
          <w:rFonts w:ascii="Times New Roman" w:eastAsia="Times New Roman" w:hAnsi="Times New Roman" w:cs="Times New Roman"/>
          <w:color w:val="1B1C1D"/>
          <w:sz w:val="24"/>
          <w:szCs w:val="24"/>
          <w:lang w:val="sv-SE"/>
        </w:rPr>
        <w:t>Penelitian ini menggunakan metode kuantitatif dengan pendekatan deskriptif analitis. Metode ini dipilih untuk menganalisis pola perpindahan merek laptop (</w:t>
      </w:r>
      <w:r w:rsidRPr="005E1DDF">
        <w:rPr>
          <w:rFonts w:ascii="Times New Roman" w:eastAsia="Times New Roman" w:hAnsi="Times New Roman" w:cs="Times New Roman"/>
          <w:i/>
          <w:iCs/>
          <w:color w:val="1B1C1D"/>
          <w:sz w:val="24"/>
          <w:szCs w:val="24"/>
          <w:lang w:val="sv-SE"/>
        </w:rPr>
        <w:t>brand switching</w:t>
      </w:r>
      <w:r w:rsidRPr="005E1DDF">
        <w:rPr>
          <w:rFonts w:ascii="Times New Roman" w:eastAsia="Times New Roman" w:hAnsi="Times New Roman" w:cs="Times New Roman"/>
          <w:color w:val="1B1C1D"/>
          <w:sz w:val="24"/>
          <w:szCs w:val="24"/>
          <w:lang w:val="sv-SE"/>
        </w:rPr>
        <w:t>) di kalangan mahasiswa menggunakan pemodelan matematika stokastik, yaitu Rantai Markov (</w:t>
      </w:r>
      <w:r w:rsidRPr="005E1DDF">
        <w:rPr>
          <w:rFonts w:ascii="Times New Roman" w:eastAsia="Times New Roman" w:hAnsi="Times New Roman" w:cs="Times New Roman"/>
          <w:i/>
          <w:iCs/>
          <w:color w:val="1B1C1D"/>
          <w:sz w:val="24"/>
          <w:szCs w:val="24"/>
          <w:lang w:val="sv-SE"/>
        </w:rPr>
        <w:t>Markov Chain</w:t>
      </w:r>
      <w:r w:rsidRPr="005E1DDF">
        <w:rPr>
          <w:rFonts w:ascii="Times New Roman" w:eastAsia="Times New Roman" w:hAnsi="Times New Roman" w:cs="Times New Roman"/>
          <w:color w:val="1B1C1D"/>
          <w:sz w:val="24"/>
          <w:szCs w:val="24"/>
          <w:lang w:val="sv-SE"/>
        </w:rPr>
        <w:t>). Penelitian ini bertujuan untuk memprediksi pangsa pasar di masa depan berdasarkan data historis perpindahan merek dari periode sebelumnya.</w:t>
      </w:r>
    </w:p>
    <w:p w14:paraId="331AF1F2" w14:textId="77777777" w:rsidR="007408BD" w:rsidRPr="005E1DDF" w:rsidRDefault="00666E52">
      <w:pPr>
        <w:pStyle w:val="Judul2"/>
        <w:keepNext w:val="0"/>
        <w:keepLines w:val="0"/>
        <w:widowControl w:val="0"/>
        <w:spacing w:before="0" w:line="360" w:lineRule="auto"/>
        <w:rPr>
          <w:rFonts w:ascii="Times New Roman" w:eastAsia="Times New Roman" w:hAnsi="Times New Roman" w:cs="Times New Roman"/>
          <w:b/>
          <w:bCs/>
          <w:color w:val="1B1C1D"/>
          <w:sz w:val="36"/>
          <w:szCs w:val="36"/>
          <w:lang w:val="sv-SE"/>
        </w:rPr>
      </w:pPr>
      <w:bookmarkStart w:id="73" w:name="_Toc215078183"/>
      <w:bookmarkStart w:id="74" w:name="_Toc215092579"/>
      <w:r w:rsidRPr="005E1DDF">
        <w:rPr>
          <w:rFonts w:ascii="Times New Roman" w:eastAsia="Times New Roman" w:hAnsi="Times New Roman" w:cs="Times New Roman"/>
          <w:b/>
          <w:bCs/>
          <w:sz w:val="24"/>
          <w:szCs w:val="24"/>
          <w:lang w:val="sv-SE"/>
        </w:rPr>
        <w:t>3.2 Waktu dan Tempat Penelitian</w:t>
      </w:r>
      <w:bookmarkEnd w:id="73"/>
      <w:bookmarkEnd w:id="74"/>
    </w:p>
    <w:p w14:paraId="2BC09EC4" w14:textId="325E654F" w:rsidR="007408BD" w:rsidRPr="005E1DDF" w:rsidRDefault="00666E52" w:rsidP="00B40713">
      <w:pPr>
        <w:widowControl w:val="0"/>
        <w:spacing w:after="240" w:line="360" w:lineRule="auto"/>
        <w:jc w:val="both"/>
        <w:rPr>
          <w:rFonts w:ascii="Times New Roman" w:eastAsia="Times New Roman" w:hAnsi="Times New Roman" w:cs="Times New Roman"/>
          <w:color w:val="1B1C1D"/>
          <w:sz w:val="24"/>
          <w:szCs w:val="24"/>
          <w:lang w:val="sv-SE"/>
        </w:rPr>
      </w:pPr>
      <w:r w:rsidRPr="005E1DDF">
        <w:rPr>
          <w:rFonts w:ascii="Times New Roman" w:eastAsia="Times New Roman" w:hAnsi="Times New Roman" w:cs="Times New Roman"/>
          <w:color w:val="1B1C1D"/>
          <w:sz w:val="24"/>
          <w:szCs w:val="24"/>
          <w:lang w:val="sv-SE"/>
        </w:rPr>
        <w:t xml:space="preserve">Penelitian dilaksanakan pada bulan November 2025. Lokasi penelitian dilakukan di lingkungan </w:t>
      </w:r>
      <w:r w:rsidR="00B40713">
        <w:rPr>
          <w:rFonts w:ascii="Times New Roman" w:eastAsia="Times New Roman" w:hAnsi="Times New Roman" w:cs="Times New Roman"/>
          <w:color w:val="1B1C1D"/>
          <w:sz w:val="24"/>
          <w:szCs w:val="24"/>
          <w:lang w:val="sv-SE"/>
        </w:rPr>
        <w:t xml:space="preserve"> </w:t>
      </w:r>
      <w:r w:rsidRPr="005E1DDF">
        <w:rPr>
          <w:rFonts w:ascii="Times New Roman" w:eastAsia="Times New Roman" w:hAnsi="Times New Roman" w:cs="Times New Roman"/>
          <w:color w:val="1B1C1D"/>
          <w:sz w:val="24"/>
          <w:szCs w:val="24"/>
          <w:lang w:val="sv-SE"/>
        </w:rPr>
        <w:t xml:space="preserve">kampus </w:t>
      </w:r>
      <w:r w:rsidRPr="005E1DDF">
        <w:rPr>
          <w:rFonts w:ascii="Times New Roman" w:eastAsia="Times New Roman" w:hAnsi="Times New Roman" w:cs="Times New Roman"/>
          <w:color w:val="1B1C1D"/>
          <w:sz w:val="24"/>
          <w:szCs w:val="24"/>
          <w:lang w:val="sv-SE"/>
        </w:rPr>
        <w:t>ITERA</w:t>
      </w:r>
      <w:r w:rsidR="00C14461" w:rsidRPr="005E1DDF">
        <w:rPr>
          <w:rFonts w:ascii="Times New Roman" w:eastAsia="Times New Roman" w:hAnsi="Times New Roman" w:cs="Times New Roman"/>
          <w:color w:val="1B1C1D"/>
          <w:sz w:val="24"/>
          <w:szCs w:val="24"/>
          <w:lang w:val="sv-SE"/>
        </w:rPr>
        <w:t>,</w:t>
      </w:r>
      <w:r w:rsidRPr="005E1DDF">
        <w:rPr>
          <w:rFonts w:ascii="Times New Roman" w:eastAsia="Times New Roman" w:hAnsi="Times New Roman" w:cs="Times New Roman"/>
          <w:color w:val="1B1C1D"/>
          <w:sz w:val="24"/>
          <w:szCs w:val="24"/>
          <w:lang w:val="sv-SE"/>
        </w:rPr>
        <w:t xml:space="preserve"> dengan responden yang berasal dari</w:t>
      </w:r>
      <w:r w:rsidR="00520729">
        <w:rPr>
          <w:rFonts w:ascii="Times New Roman" w:eastAsia="Times New Roman" w:hAnsi="Times New Roman" w:cs="Times New Roman"/>
          <w:color w:val="1B1C1D"/>
          <w:sz w:val="24"/>
          <w:szCs w:val="24"/>
          <w:lang w:val="sv-SE"/>
        </w:rPr>
        <w:t xml:space="preserve"> P</w:t>
      </w:r>
      <w:r w:rsidRPr="005E1DDF">
        <w:rPr>
          <w:rFonts w:ascii="Times New Roman" w:eastAsia="Times New Roman" w:hAnsi="Times New Roman" w:cs="Times New Roman"/>
          <w:color w:val="1B1C1D"/>
          <w:sz w:val="24"/>
          <w:szCs w:val="24"/>
          <w:lang w:val="sv-SE"/>
        </w:rPr>
        <w:t xml:space="preserve">rogram </w:t>
      </w:r>
      <w:r w:rsidR="00251EA5">
        <w:rPr>
          <w:rFonts w:ascii="Times New Roman" w:eastAsia="Times New Roman" w:hAnsi="Times New Roman" w:cs="Times New Roman"/>
          <w:color w:val="1B1C1D"/>
          <w:sz w:val="24"/>
          <w:szCs w:val="24"/>
          <w:lang w:val="sv-SE"/>
        </w:rPr>
        <w:t>Stu</w:t>
      </w:r>
      <w:r w:rsidRPr="005E1DDF">
        <w:rPr>
          <w:rFonts w:ascii="Times New Roman" w:eastAsia="Times New Roman" w:hAnsi="Times New Roman" w:cs="Times New Roman"/>
          <w:color w:val="1B1C1D"/>
          <w:sz w:val="24"/>
          <w:szCs w:val="24"/>
          <w:lang w:val="sv-SE"/>
        </w:rPr>
        <w:t xml:space="preserve">di </w:t>
      </w:r>
      <w:r w:rsidR="00251EA5">
        <w:rPr>
          <w:rFonts w:ascii="Times New Roman" w:eastAsia="Times New Roman" w:hAnsi="Times New Roman" w:cs="Times New Roman"/>
          <w:color w:val="1B1C1D"/>
          <w:sz w:val="24"/>
          <w:szCs w:val="24"/>
          <w:lang w:val="sv-SE"/>
        </w:rPr>
        <w:t xml:space="preserve">Sains Data yang berasal dari berbagai </w:t>
      </w:r>
      <w:r w:rsidRPr="005E1DDF">
        <w:rPr>
          <w:rFonts w:ascii="Times New Roman" w:eastAsia="Times New Roman" w:hAnsi="Times New Roman" w:cs="Times New Roman"/>
          <w:color w:val="1B1C1D"/>
          <w:sz w:val="24"/>
          <w:szCs w:val="24"/>
          <w:lang w:val="sv-SE"/>
        </w:rPr>
        <w:t>angkatan.</w:t>
      </w:r>
    </w:p>
    <w:p w14:paraId="1797947B" w14:textId="3DD54E7A" w:rsidR="007408BD" w:rsidRDefault="00666E52" w:rsidP="004F61EB">
      <w:pPr>
        <w:pStyle w:val="Judul2"/>
        <w:keepNext w:val="0"/>
        <w:keepLines w:val="0"/>
        <w:widowControl w:val="0"/>
        <w:numPr>
          <w:ilvl w:val="1"/>
          <w:numId w:val="19"/>
        </w:numPr>
        <w:spacing w:before="0" w:line="360" w:lineRule="auto"/>
        <w:rPr>
          <w:rFonts w:ascii="Times New Roman" w:eastAsia="Times New Roman" w:hAnsi="Times New Roman" w:cs="Times New Roman"/>
          <w:b/>
          <w:color w:val="1B1C1D"/>
          <w:sz w:val="36"/>
          <w:szCs w:val="36"/>
          <w:lang w:val="en-US"/>
        </w:rPr>
      </w:pPr>
      <w:bookmarkStart w:id="75" w:name="_Toc215078184"/>
      <w:bookmarkStart w:id="76" w:name="_Toc215092580"/>
      <w:r w:rsidRPr="5864432C">
        <w:rPr>
          <w:rFonts w:ascii="Times New Roman" w:eastAsia="Times New Roman" w:hAnsi="Times New Roman" w:cs="Times New Roman"/>
          <w:b/>
          <w:sz w:val="24"/>
          <w:szCs w:val="24"/>
          <w:lang w:val="en-US"/>
        </w:rPr>
        <w:t>Populasi dan Sampel</w:t>
      </w:r>
      <w:bookmarkEnd w:id="75"/>
      <w:bookmarkEnd w:id="76"/>
    </w:p>
    <w:p w14:paraId="6FB838ED" w14:textId="52027254" w:rsidR="007408BD" w:rsidRPr="004F61EB" w:rsidRDefault="00666E52" w:rsidP="009F25FC">
      <w:pPr>
        <w:widowControl w:val="0"/>
        <w:spacing w:line="360" w:lineRule="auto"/>
        <w:jc w:val="both"/>
        <w:rPr>
          <w:sz w:val="24"/>
          <w:szCs w:val="24"/>
          <w:lang w:val="en-US"/>
        </w:rPr>
      </w:pPr>
      <w:r w:rsidRPr="5864432C">
        <w:rPr>
          <w:rFonts w:ascii="Times New Roman" w:eastAsia="Times New Roman" w:hAnsi="Times New Roman" w:cs="Times New Roman"/>
          <w:color w:val="1B1C1D"/>
          <w:sz w:val="24"/>
          <w:szCs w:val="24"/>
          <w:lang w:val="en-US"/>
        </w:rPr>
        <w:t>Populasi dalam penelitian ini adalah seluruh mahasiswa aktif</w:t>
      </w:r>
      <w:r w:rsidR="005A69A3">
        <w:rPr>
          <w:rFonts w:ascii="Times New Roman" w:eastAsia="Times New Roman" w:hAnsi="Times New Roman" w:cs="Times New Roman"/>
          <w:color w:val="1B1C1D"/>
          <w:sz w:val="24"/>
          <w:szCs w:val="24"/>
          <w:lang w:val="en-US"/>
        </w:rPr>
        <w:t xml:space="preserve"> Program Studi Sains Data </w:t>
      </w:r>
      <w:r w:rsidRPr="5864432C">
        <w:rPr>
          <w:rFonts w:ascii="Times New Roman" w:eastAsia="Times New Roman" w:hAnsi="Times New Roman" w:cs="Times New Roman"/>
          <w:color w:val="1B1C1D"/>
          <w:sz w:val="24"/>
          <w:szCs w:val="24"/>
          <w:lang w:val="en-US"/>
        </w:rPr>
        <w:t>Institut Teknologi Sumatera yang menggunakan laptop sebagai alat penunjang perkuliahan.</w:t>
      </w:r>
      <w:r>
        <w:rPr>
          <w:sz w:val="24"/>
          <w:szCs w:val="24"/>
          <w:lang w:val="en-US"/>
        </w:rPr>
        <w:t xml:space="preserve"> </w:t>
      </w:r>
      <w:r w:rsidRPr="005E1DDF">
        <w:rPr>
          <w:rFonts w:ascii="Times New Roman" w:eastAsia="Times New Roman" w:hAnsi="Times New Roman" w:cs="Times New Roman"/>
          <w:color w:val="1B1C1D"/>
          <w:sz w:val="24"/>
          <w:szCs w:val="24"/>
          <w:lang w:val="sv-SE"/>
        </w:rPr>
        <w:t xml:space="preserve">Pengambilan sampel dilakukan menggunakan teknik </w:t>
      </w:r>
      <w:r w:rsidRPr="005E1DDF">
        <w:rPr>
          <w:rFonts w:ascii="Times New Roman" w:eastAsia="Times New Roman" w:hAnsi="Times New Roman" w:cs="Times New Roman"/>
          <w:i/>
          <w:iCs/>
          <w:color w:val="1B1C1D"/>
          <w:sz w:val="24"/>
          <w:szCs w:val="24"/>
          <w:lang w:val="sv-SE"/>
        </w:rPr>
        <w:t>Non-Probability Sampling</w:t>
      </w:r>
      <w:r w:rsidRPr="005E1DDF">
        <w:rPr>
          <w:rFonts w:ascii="Times New Roman" w:eastAsia="Times New Roman" w:hAnsi="Times New Roman" w:cs="Times New Roman"/>
          <w:color w:val="1B1C1D"/>
          <w:sz w:val="24"/>
          <w:szCs w:val="24"/>
          <w:lang w:val="sv-SE"/>
        </w:rPr>
        <w:t xml:space="preserve"> dengan pendekatan </w:t>
      </w:r>
      <w:r w:rsidRPr="005E1DDF">
        <w:rPr>
          <w:rFonts w:ascii="Times New Roman" w:eastAsia="Times New Roman" w:hAnsi="Times New Roman" w:cs="Times New Roman"/>
          <w:i/>
          <w:iCs/>
          <w:color w:val="1B1C1D"/>
          <w:sz w:val="24"/>
          <w:szCs w:val="24"/>
          <w:lang w:val="sv-SE"/>
        </w:rPr>
        <w:t>Purposive Sampling</w:t>
      </w:r>
      <w:r w:rsidRPr="005E1DDF">
        <w:rPr>
          <w:rFonts w:ascii="Times New Roman" w:eastAsia="Times New Roman" w:hAnsi="Times New Roman" w:cs="Times New Roman"/>
          <w:color w:val="1B1C1D"/>
          <w:sz w:val="24"/>
          <w:szCs w:val="24"/>
          <w:lang w:val="sv-SE"/>
        </w:rPr>
        <w:t xml:space="preserve">. Kriteria responden adalah mahasiswa yang memiliki riwayat penggunaan laptop (mengetahui merek pertama kali dan merek saat ini). </w:t>
      </w:r>
      <w:r>
        <w:rPr>
          <w:rFonts w:ascii="Times New Roman" w:eastAsia="Times New Roman" w:hAnsi="Times New Roman" w:cs="Times New Roman"/>
          <w:color w:val="1B1C1D"/>
          <w:sz w:val="24"/>
          <w:szCs w:val="24"/>
        </w:rPr>
        <w:t>Berdasarkan pengumpulan data, diperoleh jumlah sampel valid sebanyak 81 responden.</w:t>
      </w:r>
    </w:p>
    <w:p w14:paraId="096CC23B" w14:textId="77777777" w:rsidR="007408BD" w:rsidRDefault="00666E52">
      <w:pPr>
        <w:pStyle w:val="Judul2"/>
        <w:keepNext w:val="0"/>
        <w:keepLines w:val="0"/>
        <w:widowControl w:val="0"/>
        <w:spacing w:before="120" w:line="360" w:lineRule="auto"/>
        <w:rPr>
          <w:rFonts w:ascii="Times New Roman" w:eastAsia="Times New Roman" w:hAnsi="Times New Roman" w:cs="Times New Roman"/>
          <w:b/>
          <w:sz w:val="24"/>
          <w:szCs w:val="24"/>
          <w:lang w:val="en-US"/>
        </w:rPr>
      </w:pPr>
      <w:bookmarkStart w:id="77" w:name="_Toc215078185"/>
      <w:bookmarkStart w:id="78" w:name="_Toc215092581"/>
      <w:r w:rsidRPr="5864432C">
        <w:rPr>
          <w:rFonts w:ascii="Times New Roman" w:eastAsia="Times New Roman" w:hAnsi="Times New Roman" w:cs="Times New Roman"/>
          <w:b/>
          <w:sz w:val="24"/>
          <w:szCs w:val="24"/>
          <w:lang w:val="en-US"/>
        </w:rPr>
        <w:t>3.4 Variabel Penelitian dan Definisi Operasional</w:t>
      </w:r>
      <w:bookmarkEnd w:id="77"/>
      <w:bookmarkEnd w:id="78"/>
    </w:p>
    <w:p w14:paraId="2C63F4BA" w14:textId="77777777" w:rsidR="007408BD" w:rsidRPr="005E1DDF" w:rsidRDefault="00666E52">
      <w:pPr>
        <w:widowControl w:val="0"/>
        <w:spacing w:after="240" w:line="360" w:lineRule="auto"/>
        <w:rPr>
          <w:rFonts w:ascii="Times New Roman" w:eastAsia="Times New Roman" w:hAnsi="Times New Roman" w:cs="Times New Roman"/>
          <w:color w:val="1B1C1D"/>
          <w:sz w:val="24"/>
          <w:szCs w:val="24"/>
          <w:lang w:val="sv-SE"/>
        </w:rPr>
      </w:pPr>
      <w:r w:rsidRPr="005E1DDF">
        <w:rPr>
          <w:rFonts w:ascii="Times New Roman" w:eastAsia="Times New Roman" w:hAnsi="Times New Roman" w:cs="Times New Roman"/>
          <w:color w:val="1B1C1D"/>
          <w:sz w:val="24"/>
          <w:szCs w:val="24"/>
          <w:lang w:val="sv-SE"/>
        </w:rPr>
        <w:t>Variabel utama dalam penelitian ini adalah "Merek Laptop" yang didefinisikan sebagai keadaan (</w:t>
      </w:r>
      <w:r w:rsidRPr="005E1DDF">
        <w:rPr>
          <w:rFonts w:ascii="Times New Roman" w:eastAsia="Times New Roman" w:hAnsi="Times New Roman" w:cs="Times New Roman"/>
          <w:i/>
          <w:iCs/>
          <w:color w:val="1B1C1D"/>
          <w:sz w:val="24"/>
          <w:szCs w:val="24"/>
          <w:lang w:val="sv-SE"/>
        </w:rPr>
        <w:t>state</w:t>
      </w:r>
      <w:r w:rsidRPr="005E1DDF">
        <w:rPr>
          <w:rFonts w:ascii="Times New Roman" w:eastAsia="Times New Roman" w:hAnsi="Times New Roman" w:cs="Times New Roman"/>
          <w:color w:val="1B1C1D"/>
          <w:sz w:val="24"/>
          <w:szCs w:val="24"/>
          <w:lang w:val="sv-SE"/>
        </w:rPr>
        <w:t>) dalam sistem Rantai Markov.</w:t>
      </w:r>
    </w:p>
    <w:p w14:paraId="11B04C41" w14:textId="77777777" w:rsidR="007408BD" w:rsidRDefault="00666E52">
      <w:pPr>
        <w:pStyle w:val="Judul3"/>
        <w:keepNext w:val="0"/>
        <w:keepLines w:val="0"/>
        <w:widowControl w:val="0"/>
        <w:spacing w:before="0" w:after="120" w:line="360" w:lineRule="auto"/>
        <w:rPr>
          <w:rFonts w:ascii="Times New Roman" w:eastAsia="Times New Roman" w:hAnsi="Times New Roman" w:cs="Times New Roman"/>
          <w:b/>
          <w:color w:val="1B1C1D"/>
          <w:lang w:val="en-US"/>
        </w:rPr>
      </w:pPr>
      <w:bookmarkStart w:id="79" w:name="_Toc215078186"/>
      <w:bookmarkStart w:id="80" w:name="_Toc215092582"/>
      <w:r w:rsidRPr="5864432C">
        <w:rPr>
          <w:rFonts w:ascii="Times New Roman" w:eastAsia="Times New Roman" w:hAnsi="Times New Roman" w:cs="Times New Roman"/>
          <w:b/>
          <w:color w:val="000000" w:themeColor="text1"/>
          <w:sz w:val="24"/>
          <w:szCs w:val="24"/>
          <w:lang w:val="en-US"/>
        </w:rPr>
        <w:t>3.4.1 Identifikasi Ruang Keadaan (</w:t>
      </w:r>
      <w:r w:rsidRPr="5864432C">
        <w:rPr>
          <w:rFonts w:ascii="Times New Roman" w:eastAsia="Times New Roman" w:hAnsi="Times New Roman" w:cs="Times New Roman"/>
          <w:b/>
          <w:i/>
          <w:color w:val="000000" w:themeColor="text1"/>
          <w:sz w:val="24"/>
          <w:szCs w:val="24"/>
          <w:lang w:val="en-US"/>
        </w:rPr>
        <w:t>State Space</w:t>
      </w:r>
      <w:r w:rsidRPr="5864432C">
        <w:rPr>
          <w:rFonts w:ascii="Times New Roman" w:eastAsia="Times New Roman" w:hAnsi="Times New Roman" w:cs="Times New Roman"/>
          <w:b/>
          <w:color w:val="000000" w:themeColor="text1"/>
          <w:sz w:val="24"/>
          <w:szCs w:val="24"/>
          <w:lang w:val="en-US"/>
        </w:rPr>
        <w:t>)</w:t>
      </w:r>
      <w:bookmarkEnd w:id="79"/>
      <w:bookmarkEnd w:id="80"/>
    </w:p>
    <w:p w14:paraId="336A146F" w14:textId="77777777" w:rsidR="007408BD" w:rsidRDefault="00666E52">
      <w:pPr>
        <w:widowControl w:val="0"/>
        <w:spacing w:after="240" w:line="360" w:lineRule="auto"/>
        <w:rPr>
          <w:rFonts w:ascii="Times New Roman" w:eastAsia="Times New Roman" w:hAnsi="Times New Roman" w:cs="Times New Roman"/>
          <w:color w:val="1B1C1D"/>
          <w:sz w:val="24"/>
          <w:szCs w:val="24"/>
          <w:lang w:val="en-US"/>
        </w:rPr>
      </w:pPr>
      <w:r w:rsidRPr="5864432C">
        <w:rPr>
          <w:rFonts w:ascii="Times New Roman" w:eastAsia="Times New Roman" w:hAnsi="Times New Roman" w:cs="Times New Roman"/>
          <w:color w:val="1B1C1D"/>
          <w:sz w:val="24"/>
          <w:szCs w:val="24"/>
          <w:lang w:val="en-US"/>
        </w:rPr>
        <w:t>Berdasarkan data empiris di lapangan, teridentifikasi himpunan ruang keadaan (S) yang terdiri dari 9 merek laptop, yaitu:</w:t>
      </w:r>
    </w:p>
    <w:p w14:paraId="079EB05B" w14:textId="77777777" w:rsidR="007408BD" w:rsidRPr="00C83799" w:rsidRDefault="00666E52">
      <w:pPr>
        <w:widowControl w:val="0"/>
        <w:spacing w:after="240" w:line="360" w:lineRule="auto"/>
        <w:ind w:left="600" w:right="600"/>
        <w:jc w:val="center"/>
        <w:rPr>
          <w:rFonts w:ascii="Times New Roman" w:eastAsia="Times New Roman" w:hAnsi="Times New Roman" w:cs="Times New Roman"/>
          <w:color w:val="1B1C1D"/>
          <w:sz w:val="24"/>
          <w:szCs w:val="24"/>
          <w:lang w:val="en-US"/>
        </w:rPr>
      </w:pPr>
      <w:r w:rsidRPr="5864432C">
        <w:rPr>
          <w:rFonts w:ascii="Times New Roman" w:eastAsia="Times New Roman" w:hAnsi="Times New Roman" w:cs="Times New Roman"/>
          <w:color w:val="1B1C1D"/>
          <w:sz w:val="24"/>
          <w:szCs w:val="24"/>
          <w:lang w:val="en-US"/>
        </w:rPr>
        <w:t>S = { Acer, Apple, Asus, Axioo, Dell, Fujitsu, HP, Lenovo, Toshiba }</w:t>
      </w:r>
    </w:p>
    <w:p w14:paraId="32A7696E" w14:textId="77777777" w:rsidR="00CB6DD2" w:rsidRPr="00CB6DD2" w:rsidRDefault="00CB6DD2" w:rsidP="00CB6DD2">
      <w:pPr>
        <w:spacing w:after="240" w:line="360" w:lineRule="auto"/>
        <w:rPr>
          <w:rFonts w:ascii="Times New Roman" w:hAnsi="Times New Roman" w:cs="Times New Roman"/>
          <w:sz w:val="24"/>
          <w:szCs w:val="24"/>
          <w:lang w:val="sv-SE"/>
        </w:rPr>
      </w:pPr>
      <w:bookmarkStart w:id="81" w:name="_Toc215078187"/>
      <w:r w:rsidRPr="00CB6DD2">
        <w:rPr>
          <w:rFonts w:ascii="Times New Roman" w:hAnsi="Times New Roman" w:cs="Times New Roman"/>
          <w:sz w:val="24"/>
          <w:szCs w:val="24"/>
          <w:lang w:val="sv-SE"/>
        </w:rPr>
        <w:t>Dengan demikian, jumlah total keadaan dalam ruang sampel tersebut adalah N = 9.</w:t>
      </w:r>
    </w:p>
    <w:p w14:paraId="52A528EB" w14:textId="77777777" w:rsidR="007408BD" w:rsidRPr="005E1DDF" w:rsidRDefault="00666E52">
      <w:pPr>
        <w:pStyle w:val="Judul3"/>
        <w:keepNext w:val="0"/>
        <w:keepLines w:val="0"/>
        <w:widowControl w:val="0"/>
        <w:spacing w:before="0" w:after="120" w:line="360" w:lineRule="auto"/>
        <w:rPr>
          <w:rFonts w:ascii="Times New Roman" w:eastAsia="Times New Roman" w:hAnsi="Times New Roman" w:cs="Times New Roman"/>
          <w:b/>
          <w:bCs/>
          <w:color w:val="1B1C1D"/>
          <w:lang w:val="sv-SE"/>
        </w:rPr>
      </w:pPr>
      <w:bookmarkStart w:id="82" w:name="_Toc215092583"/>
      <w:r w:rsidRPr="005E1DDF">
        <w:rPr>
          <w:rFonts w:ascii="Times New Roman" w:eastAsia="Times New Roman" w:hAnsi="Times New Roman" w:cs="Times New Roman"/>
          <w:b/>
          <w:bCs/>
          <w:color w:val="000000"/>
          <w:sz w:val="24"/>
          <w:szCs w:val="24"/>
          <w:lang w:val="sv-SE"/>
        </w:rPr>
        <w:t>3.4.2 Periode Waktu (</w:t>
      </w:r>
      <w:r w:rsidRPr="00C83799">
        <w:rPr>
          <w:rFonts w:ascii="Times New Roman" w:eastAsia="Times New Roman" w:hAnsi="Times New Roman" w:cs="Times New Roman"/>
          <w:b/>
          <w:bCs/>
          <w:i/>
          <w:iCs/>
          <w:color w:val="000000"/>
          <w:sz w:val="24"/>
          <w:szCs w:val="24"/>
          <w:lang w:val="sv-SE"/>
        </w:rPr>
        <w:t>Time Steps</w:t>
      </w:r>
      <w:r w:rsidRPr="005E1DDF">
        <w:rPr>
          <w:rFonts w:ascii="Times New Roman" w:eastAsia="Times New Roman" w:hAnsi="Times New Roman" w:cs="Times New Roman"/>
          <w:b/>
          <w:bCs/>
          <w:color w:val="000000"/>
          <w:sz w:val="24"/>
          <w:szCs w:val="24"/>
          <w:lang w:val="sv-SE"/>
        </w:rPr>
        <w:t>)</w:t>
      </w:r>
      <w:bookmarkEnd w:id="81"/>
      <w:bookmarkEnd w:id="82"/>
    </w:p>
    <w:p w14:paraId="0BB07C56" w14:textId="77777777" w:rsidR="00B81987" w:rsidRPr="00B81987" w:rsidRDefault="00893B3E" w:rsidP="00B81987">
      <w:pPr>
        <w:spacing w:line="360" w:lineRule="auto"/>
        <w:jc w:val="both"/>
        <w:rPr>
          <w:rFonts w:ascii="Times New Roman" w:hAnsi="Times New Roman" w:cs="Times New Roman"/>
          <w:sz w:val="24"/>
          <w:szCs w:val="24"/>
          <w:lang w:val="sv-SE"/>
        </w:rPr>
      </w:pPr>
      <w:r w:rsidRPr="00B81987">
        <w:rPr>
          <w:rFonts w:ascii="Times New Roman" w:hAnsi="Times New Roman" w:cs="Times New Roman"/>
          <w:sz w:val="24"/>
          <w:szCs w:val="24"/>
          <w:lang w:val="sv-SE"/>
        </w:rPr>
        <w:t>Perubahan keadaan diamati dalam dua periode waktu diskrit, yaitu waktu awal (t₀) yang mencatat merek laptop yang digunakan responden saat pertama kali menjadi mahasiswa, dan waktu sekarang (t₁) yang mencatat merek laptop yang digunakan responden saat ini, baik tetap menggunakan merek yang sama maupun telah beralih ke merek lain.</w:t>
      </w:r>
    </w:p>
    <w:p w14:paraId="48C62C29" w14:textId="77777777" w:rsidR="007408BD" w:rsidRPr="005E1DDF" w:rsidRDefault="00666E52">
      <w:pPr>
        <w:pStyle w:val="Judul2"/>
        <w:keepNext w:val="0"/>
        <w:keepLines w:val="0"/>
        <w:widowControl w:val="0"/>
        <w:spacing w:before="120" w:line="360" w:lineRule="auto"/>
        <w:rPr>
          <w:rFonts w:ascii="Times New Roman" w:eastAsia="Times New Roman" w:hAnsi="Times New Roman" w:cs="Times New Roman"/>
          <w:b/>
          <w:bCs/>
          <w:sz w:val="24"/>
          <w:szCs w:val="24"/>
          <w:lang w:val="sv-SE"/>
        </w:rPr>
      </w:pPr>
      <w:bookmarkStart w:id="83" w:name="_Toc215078188"/>
      <w:bookmarkStart w:id="84" w:name="_Toc215092584"/>
      <w:r w:rsidRPr="005E1DDF">
        <w:rPr>
          <w:rFonts w:ascii="Times New Roman" w:eastAsia="Times New Roman" w:hAnsi="Times New Roman" w:cs="Times New Roman"/>
          <w:b/>
          <w:bCs/>
          <w:sz w:val="24"/>
          <w:szCs w:val="24"/>
          <w:lang w:val="sv-SE"/>
        </w:rPr>
        <w:t>3.5 Metode Pengumpulan Data</w:t>
      </w:r>
      <w:bookmarkEnd w:id="83"/>
      <w:bookmarkEnd w:id="84"/>
    </w:p>
    <w:p w14:paraId="321BCAC7" w14:textId="77777777" w:rsidR="00307532" w:rsidRPr="00307532" w:rsidRDefault="00307532" w:rsidP="00E111A4">
      <w:pPr>
        <w:spacing w:line="360" w:lineRule="auto"/>
        <w:jc w:val="both"/>
        <w:rPr>
          <w:rFonts w:ascii="Times New Roman" w:hAnsi="Times New Roman" w:cs="Times New Roman"/>
          <w:sz w:val="24"/>
          <w:szCs w:val="24"/>
          <w:lang w:val="en-US"/>
        </w:rPr>
      </w:pPr>
      <w:bookmarkStart w:id="85" w:name="_Toc215078189"/>
      <w:r w:rsidRPr="03117CE7">
        <w:rPr>
          <w:rFonts w:ascii="Times New Roman" w:hAnsi="Times New Roman" w:cs="Times New Roman"/>
          <w:sz w:val="24"/>
          <w:szCs w:val="24"/>
          <w:lang w:val="en-US"/>
        </w:rPr>
        <w:t>Data yang digunakan merupakan data primer yang dikumpulkan melalui penyebaran kuesioner digital menggunakan Google Form. Instrumen kuesioner tersebut berisi pertanyaan mengenai identitas responden (angkatan), merek laptop pertama yang digunakan, status pergantian laptop (ya/tidak), serta merek laptop yang digunakan saat ini apabila responden telah melakukan pergantian.</w:t>
      </w:r>
    </w:p>
    <w:p w14:paraId="0BDA2D50" w14:textId="77777777" w:rsidR="007408BD" w:rsidRPr="005E1DDF" w:rsidRDefault="00666E52" w:rsidP="00E111A4">
      <w:pPr>
        <w:pStyle w:val="Judul2"/>
        <w:keepNext w:val="0"/>
        <w:keepLines w:val="0"/>
        <w:widowControl w:val="0"/>
        <w:spacing w:line="360" w:lineRule="auto"/>
        <w:rPr>
          <w:rFonts w:ascii="Times New Roman" w:eastAsia="Times New Roman" w:hAnsi="Times New Roman" w:cs="Times New Roman"/>
          <w:b/>
          <w:bCs/>
          <w:color w:val="1B1C1D"/>
          <w:sz w:val="36"/>
          <w:szCs w:val="36"/>
          <w:lang w:val="sv-SE"/>
        </w:rPr>
      </w:pPr>
      <w:bookmarkStart w:id="86" w:name="_Toc215092585"/>
      <w:r w:rsidRPr="005E1DDF">
        <w:rPr>
          <w:rFonts w:ascii="Times New Roman" w:eastAsia="Times New Roman" w:hAnsi="Times New Roman" w:cs="Times New Roman"/>
          <w:b/>
          <w:bCs/>
          <w:sz w:val="24"/>
          <w:szCs w:val="24"/>
          <w:lang w:val="sv-SE"/>
        </w:rPr>
        <w:t>3.6 Teknik Analisis Data</w:t>
      </w:r>
      <w:bookmarkEnd w:id="85"/>
      <w:bookmarkEnd w:id="86"/>
    </w:p>
    <w:p w14:paraId="4FBD2DEE" w14:textId="77777777" w:rsidR="00F44033" w:rsidRDefault="009C5D35" w:rsidP="00FB18F5">
      <w:pPr>
        <w:widowControl w:val="0"/>
        <w:spacing w:line="360" w:lineRule="auto"/>
        <w:jc w:val="both"/>
        <w:rPr>
          <w:rFonts w:ascii="Times New Roman" w:eastAsia="Times New Roman" w:hAnsi="Times New Roman" w:cs="Times New Roman"/>
          <w:color w:val="1B1C1D"/>
          <w:sz w:val="24"/>
          <w:szCs w:val="24"/>
          <w:lang w:val="sv-SE"/>
        </w:rPr>
      </w:pPr>
      <w:r w:rsidRPr="005E1DDF">
        <w:rPr>
          <w:rFonts w:ascii="Times New Roman" w:eastAsia="Times New Roman" w:hAnsi="Times New Roman" w:cs="Times New Roman"/>
          <w:color w:val="1B1C1D"/>
          <w:sz w:val="24"/>
          <w:szCs w:val="24"/>
          <w:lang w:val="sv-SE"/>
        </w:rPr>
        <w:t>Analisis data dilakukan menggunakan metode Rantai Markov Diskrit (</w:t>
      </w:r>
      <w:r w:rsidRPr="005E1DDF">
        <w:rPr>
          <w:rFonts w:ascii="Times New Roman" w:eastAsia="Times New Roman" w:hAnsi="Times New Roman" w:cs="Times New Roman"/>
          <w:i/>
          <w:iCs/>
          <w:color w:val="1B1C1D"/>
          <w:sz w:val="24"/>
          <w:szCs w:val="24"/>
          <w:lang w:val="sv-SE"/>
        </w:rPr>
        <w:t>Discrete Time Markov Chain</w:t>
      </w:r>
      <w:r w:rsidRPr="005E1DDF">
        <w:rPr>
          <w:rFonts w:ascii="Times New Roman" w:eastAsia="Times New Roman" w:hAnsi="Times New Roman" w:cs="Times New Roman"/>
          <w:color w:val="1B1C1D"/>
          <w:sz w:val="24"/>
          <w:szCs w:val="24"/>
          <w:lang w:val="sv-SE"/>
        </w:rPr>
        <w:t xml:space="preserve">). Tahapan analisis </w:t>
      </w:r>
      <w:r w:rsidR="00F44033">
        <w:rPr>
          <w:rFonts w:ascii="Times New Roman" w:eastAsia="Times New Roman" w:hAnsi="Times New Roman" w:cs="Times New Roman"/>
          <w:color w:val="1B1C1D"/>
          <w:sz w:val="24"/>
          <w:szCs w:val="24"/>
          <w:lang w:val="sv-SE"/>
        </w:rPr>
        <w:t xml:space="preserve">yang dilakukan </w:t>
      </w:r>
      <w:r w:rsidRPr="005E1DDF">
        <w:rPr>
          <w:rFonts w:ascii="Times New Roman" w:eastAsia="Times New Roman" w:hAnsi="Times New Roman" w:cs="Times New Roman"/>
          <w:color w:val="1B1C1D"/>
          <w:sz w:val="24"/>
          <w:szCs w:val="24"/>
          <w:lang w:val="sv-SE"/>
        </w:rPr>
        <w:t>meliputi:</w:t>
      </w:r>
    </w:p>
    <w:p w14:paraId="12EAB75C" w14:textId="1F0D0B36" w:rsidR="007408BD" w:rsidRPr="00F71E28" w:rsidRDefault="00666E52" w:rsidP="00901A8E">
      <w:pPr>
        <w:pStyle w:val="DaftarParagraf"/>
        <w:numPr>
          <w:ilvl w:val="3"/>
          <w:numId w:val="6"/>
        </w:numPr>
        <w:spacing w:line="360" w:lineRule="auto"/>
        <w:ind w:left="540"/>
        <w:jc w:val="both"/>
        <w:rPr>
          <w:rFonts w:ascii="Times New Roman" w:hAnsi="Times New Roman" w:cs="Times New Roman"/>
          <w:color w:val="1B1C1D"/>
          <w:sz w:val="24"/>
          <w:szCs w:val="24"/>
          <w:lang w:val="sv-SE"/>
        </w:rPr>
      </w:pPr>
      <w:bookmarkStart w:id="87" w:name="_Toc215078190"/>
      <w:r w:rsidRPr="00F71E28">
        <w:rPr>
          <w:rFonts w:ascii="Times New Roman" w:hAnsi="Times New Roman" w:cs="Times New Roman"/>
          <w:sz w:val="24"/>
          <w:szCs w:val="24"/>
          <w:lang w:val="sv-SE"/>
        </w:rPr>
        <w:t>Matriks Probabilitas Transisi</w:t>
      </w:r>
      <w:bookmarkEnd w:id="87"/>
    </w:p>
    <w:p w14:paraId="5188F0DB" w14:textId="5FAB423E" w:rsidR="007408BD" w:rsidRPr="005E1DDF" w:rsidRDefault="00666E52" w:rsidP="00901A8E">
      <w:pPr>
        <w:pStyle w:val="DaftarParagraf"/>
        <w:spacing w:line="360" w:lineRule="auto"/>
        <w:ind w:left="540"/>
        <w:jc w:val="both"/>
        <w:rPr>
          <w:rFonts w:ascii="Times New Roman" w:eastAsia="Times New Roman" w:hAnsi="Times New Roman" w:cs="Times New Roman"/>
          <w:color w:val="1B1C1D"/>
          <w:sz w:val="24"/>
          <w:szCs w:val="24"/>
          <w:lang w:val="sv-SE"/>
        </w:rPr>
      </w:pPr>
      <w:r w:rsidRPr="005E1DDF">
        <w:rPr>
          <w:rFonts w:ascii="Times New Roman" w:eastAsia="Times New Roman" w:hAnsi="Times New Roman" w:cs="Times New Roman"/>
          <w:color w:val="1B1C1D"/>
          <w:sz w:val="24"/>
          <w:szCs w:val="24"/>
          <w:lang w:val="sv-SE"/>
        </w:rPr>
        <w:t xml:space="preserve">Matriks transisi </w:t>
      </w:r>
      <m:oMath>
        <m:r>
          <w:rPr>
            <w:rFonts w:ascii="Cambria Math" w:eastAsia="Times New Roman" w:hAnsi="Cambria Math" w:cs="Times New Roman"/>
            <w:color w:val="1B1C1D"/>
            <w:sz w:val="24"/>
            <w:szCs w:val="24"/>
            <w:lang w:val="sv-SE"/>
          </w:rPr>
          <m:t>P</m:t>
        </m:r>
      </m:oMath>
      <w:r w:rsidRPr="005E1DDF">
        <w:rPr>
          <w:rFonts w:ascii="Times New Roman" w:eastAsia="Times New Roman" w:hAnsi="Times New Roman" w:cs="Times New Roman"/>
          <w:color w:val="1B1C1D"/>
          <w:sz w:val="24"/>
          <w:szCs w:val="24"/>
          <w:lang w:val="sv-SE"/>
        </w:rPr>
        <w:t xml:space="preserve"> berukuran 9 x 9 disusun untuk menggambarkan peluang perpindahan dari satu merek ke merek lain. Elemen matriks </w:t>
      </w:r>
      <m:oMath>
        <m:sSub>
          <m:sSubPr>
            <m:ctrlPr>
              <w:rPr>
                <w:rFonts w:ascii="Cambria Math" w:eastAsia="Times New Roman" w:hAnsi="Cambria Math" w:cs="Times New Roman"/>
                <w:i/>
                <w:color w:val="1B1C1D"/>
                <w:sz w:val="24"/>
                <w:szCs w:val="24"/>
                <w:lang w:val="sv-SE"/>
              </w:rPr>
            </m:ctrlPr>
          </m:sSubPr>
          <m:e>
            <m:r>
              <w:rPr>
                <w:rFonts w:ascii="Cambria Math" w:eastAsia="Times New Roman" w:hAnsi="Cambria Math" w:cs="Times New Roman"/>
                <w:color w:val="1B1C1D"/>
                <w:sz w:val="24"/>
                <w:szCs w:val="24"/>
                <w:lang w:val="sv-SE"/>
              </w:rPr>
              <m:t>p</m:t>
            </m:r>
          </m:e>
          <m:sub>
            <m:r>
              <w:rPr>
                <w:rFonts w:ascii="Cambria Math" w:eastAsia="Times New Roman" w:hAnsi="Cambria Math" w:cs="Times New Roman"/>
                <w:color w:val="1B1C1D"/>
                <w:sz w:val="24"/>
                <w:szCs w:val="24"/>
                <w:lang w:val="sv-SE"/>
              </w:rPr>
              <m:t>ij</m:t>
            </m:r>
          </m:sub>
        </m:sSub>
      </m:oMath>
      <w:r w:rsidR="005B50D6">
        <w:rPr>
          <w:rFonts w:ascii="Times New Roman" w:eastAsia="Times New Roman" w:hAnsi="Times New Roman" w:cs="Times New Roman"/>
          <w:color w:val="1B1C1D"/>
          <w:sz w:val="24"/>
          <w:szCs w:val="24"/>
          <w:lang w:val="sv-SE"/>
        </w:rPr>
        <w:t xml:space="preserve"> </w:t>
      </w:r>
      <w:r w:rsidRPr="005E1DDF">
        <w:rPr>
          <w:rFonts w:ascii="Times New Roman" w:eastAsia="Times New Roman" w:hAnsi="Times New Roman" w:cs="Times New Roman"/>
          <w:color w:val="1B1C1D"/>
          <w:sz w:val="24"/>
          <w:szCs w:val="24"/>
          <w:lang w:val="sv-SE"/>
        </w:rPr>
        <w:t>adalah probabilitas bersyarat bahwa sistem akan berada di status j pada waktu</w:t>
      </w:r>
      <w:r w:rsidR="00A24C14">
        <w:rPr>
          <w:rFonts w:ascii="Times New Roman" w:eastAsia="Times New Roman" w:hAnsi="Times New Roman" w:cs="Times New Roman"/>
          <w:color w:val="1B1C1D"/>
          <w:sz w:val="24"/>
          <w:szCs w:val="24"/>
          <w:lang w:val="sv-SE"/>
        </w:rPr>
        <w:t xml:space="preserve"> </w:t>
      </w:r>
      <m:oMath>
        <m:r>
          <w:rPr>
            <w:rFonts w:ascii="Cambria Math" w:eastAsia="Times New Roman" w:hAnsi="Cambria Math" w:cs="Times New Roman"/>
            <w:color w:val="1B1C1D"/>
            <w:sz w:val="24"/>
            <w:szCs w:val="24"/>
            <w:lang w:val="sv-SE"/>
          </w:rPr>
          <m:t>t+1</m:t>
        </m:r>
      </m:oMath>
      <w:r w:rsidRPr="005E1DDF">
        <w:rPr>
          <w:rFonts w:ascii="Times New Roman" w:eastAsia="Times New Roman" w:hAnsi="Times New Roman" w:cs="Times New Roman"/>
          <w:color w:val="1B1C1D"/>
          <w:sz w:val="24"/>
          <w:szCs w:val="24"/>
          <w:lang w:val="sv-SE"/>
        </w:rPr>
        <w:t xml:space="preserve">, apabila diketahui pada waktu </w:t>
      </w:r>
      <m:oMath>
        <m:r>
          <w:rPr>
            <w:rFonts w:ascii="Cambria Math" w:eastAsia="Times New Roman" w:hAnsi="Cambria Math" w:cs="Times New Roman"/>
            <w:color w:val="1B1C1D"/>
            <w:sz w:val="24"/>
            <w:szCs w:val="24"/>
            <w:lang w:val="sv-SE"/>
          </w:rPr>
          <m:t>t</m:t>
        </m:r>
      </m:oMath>
      <w:r w:rsidRPr="005E1DDF">
        <w:rPr>
          <w:rFonts w:ascii="Times New Roman" w:eastAsia="Times New Roman" w:hAnsi="Times New Roman" w:cs="Times New Roman"/>
          <w:color w:val="1B1C1D"/>
          <w:sz w:val="24"/>
          <w:szCs w:val="24"/>
          <w:lang w:val="sv-SE"/>
        </w:rPr>
        <w:t xml:space="preserve"> sistem berada di status.</w:t>
      </w:r>
    </w:p>
    <w:p w14:paraId="0D8CD063" w14:textId="4B0E4F93" w:rsidR="007408BD" w:rsidRPr="00901A8E" w:rsidRDefault="00666E52" w:rsidP="00E0273C">
      <w:pPr>
        <w:pStyle w:val="DaftarParagraf"/>
        <w:numPr>
          <w:ilvl w:val="0"/>
          <w:numId w:val="20"/>
        </w:numPr>
        <w:spacing w:line="360" w:lineRule="auto"/>
        <w:ind w:left="540"/>
        <w:jc w:val="both"/>
        <w:rPr>
          <w:rFonts w:ascii="Times New Roman" w:eastAsia="Times New Roman" w:hAnsi="Times New Roman" w:cs="Times New Roman"/>
          <w:color w:val="1B1C1D"/>
          <w:sz w:val="24"/>
          <w:szCs w:val="24"/>
          <w:lang w:val="sv-SE"/>
        </w:rPr>
      </w:pPr>
      <w:bookmarkStart w:id="88" w:name="_Toc215078191"/>
      <w:r w:rsidRPr="00E0273C">
        <w:rPr>
          <w:rFonts w:ascii="Times New Roman" w:eastAsia="Times New Roman" w:hAnsi="Times New Roman" w:cs="Times New Roman"/>
          <w:color w:val="000000"/>
          <w:sz w:val="24"/>
          <w:szCs w:val="24"/>
          <w:lang w:val="sv-SE"/>
        </w:rPr>
        <w:t>Diagram Transisi (</w:t>
      </w:r>
      <w:r w:rsidRPr="00E0273C">
        <w:rPr>
          <w:rFonts w:ascii="Times New Roman" w:eastAsia="Times New Roman" w:hAnsi="Times New Roman" w:cs="Times New Roman"/>
          <w:i/>
          <w:color w:val="000000"/>
          <w:sz w:val="24"/>
          <w:szCs w:val="24"/>
          <w:lang w:val="sv-SE"/>
        </w:rPr>
        <w:t>Transition Diagram</w:t>
      </w:r>
      <w:r w:rsidRPr="00E0273C">
        <w:rPr>
          <w:rFonts w:ascii="Times New Roman" w:eastAsia="Times New Roman" w:hAnsi="Times New Roman" w:cs="Times New Roman"/>
          <w:color w:val="000000"/>
          <w:sz w:val="24"/>
          <w:szCs w:val="24"/>
          <w:lang w:val="sv-SE"/>
        </w:rPr>
        <w:t>)</w:t>
      </w:r>
      <w:bookmarkEnd w:id="88"/>
    </w:p>
    <w:p w14:paraId="14EB04F8" w14:textId="478CF86B" w:rsidR="00151FE9" w:rsidRPr="00FB18F5" w:rsidRDefault="00151FE9" w:rsidP="00151FE9">
      <w:pPr>
        <w:pStyle w:val="DaftarParagraf"/>
        <w:spacing w:line="360" w:lineRule="auto"/>
        <w:ind w:left="540"/>
        <w:jc w:val="both"/>
        <w:rPr>
          <w:rFonts w:ascii="Times New Roman" w:eastAsia="Times New Roman" w:hAnsi="Times New Roman" w:cs="Times New Roman"/>
          <w:color w:val="1B1C1D"/>
          <w:sz w:val="24"/>
          <w:szCs w:val="24"/>
          <w:lang w:val="sv-SE"/>
        </w:rPr>
      </w:pPr>
      <w:r w:rsidRPr="00151FE9">
        <w:rPr>
          <w:rFonts w:ascii="Times New Roman" w:eastAsia="Times New Roman" w:hAnsi="Times New Roman" w:cs="Times New Roman"/>
          <w:color w:val="1B1C1D"/>
          <w:sz w:val="24"/>
          <w:szCs w:val="24"/>
        </w:rPr>
        <w:t xml:space="preserve">Diagram transisi dibuat untuk memvisualisasikan dinamika perpindahan merek. Dalam diagram ini, node (simpul) merepresentasikan masing-masing merek laptop, edge (panah) menggambarkan arah perpindahan konsumen dari satu merek ke merek lainnya, dan loop berupa panah yang kembali ke simpul asal menunjukkan tingkat loyalitas konsumen atau probabilitas retensi </w:t>
      </w:r>
      <m:oMath>
        <m:r>
          <w:rPr>
            <w:rFonts w:ascii="Cambria Math" w:eastAsia="Times New Roman" w:hAnsi="Cambria Math" w:cs="Times New Roman"/>
            <w:color w:val="1B1C1D"/>
            <w:sz w:val="24"/>
            <w:szCs w:val="24"/>
          </w:rPr>
          <m:t>(</m:t>
        </m:r>
        <m:sSub>
          <m:sSubPr>
            <m:ctrlPr>
              <w:rPr>
                <w:rFonts w:ascii="Cambria Math" w:eastAsia="Times New Roman" w:hAnsi="Cambria Math" w:cs="Times New Roman"/>
                <w:color w:val="1B1C1D"/>
                <w:sz w:val="24"/>
                <w:szCs w:val="24"/>
              </w:rPr>
            </m:ctrlPr>
          </m:sSubPr>
          <m:e>
            <m:r>
              <w:rPr>
                <w:rFonts w:ascii="Cambria Math" w:eastAsia="Times New Roman" w:hAnsi="Cambria Math" w:cs="Times New Roman"/>
                <w:color w:val="1B1C1D"/>
                <w:sz w:val="24"/>
                <w:szCs w:val="24"/>
              </w:rPr>
              <m:t>p</m:t>
            </m:r>
          </m:e>
          <m:sub>
            <m:r>
              <w:rPr>
                <w:rFonts w:ascii="Cambria Math" w:eastAsia="Times New Roman" w:hAnsi="Cambria Math" w:cs="Times New Roman"/>
                <w:color w:val="1B1C1D"/>
                <w:sz w:val="24"/>
                <w:szCs w:val="24"/>
              </w:rPr>
              <m:t>ii</m:t>
            </m:r>
          </m:sub>
        </m:sSub>
        <m:r>
          <w:rPr>
            <w:rFonts w:ascii="Cambria Math" w:eastAsia="Times New Roman" w:hAnsi="Cambria Math" w:cs="Times New Roman"/>
            <w:color w:val="1B1C1D"/>
            <w:sz w:val="24"/>
            <w:szCs w:val="24"/>
          </w:rPr>
          <m:t>)</m:t>
        </m:r>
      </m:oMath>
      <w:r w:rsidRPr="00151FE9">
        <w:rPr>
          <w:rFonts w:ascii="Times New Roman" w:eastAsia="Times New Roman" w:hAnsi="Times New Roman" w:cs="Times New Roman"/>
          <w:color w:val="1B1C1D"/>
          <w:sz w:val="24"/>
          <w:szCs w:val="24"/>
        </w:rPr>
        <w:t>.</w:t>
      </w:r>
    </w:p>
    <w:p w14:paraId="290A62F8" w14:textId="703138C1" w:rsidR="007408BD" w:rsidRDefault="00666E52" w:rsidP="005916C9">
      <w:pPr>
        <w:pStyle w:val="DaftarParagraf"/>
        <w:numPr>
          <w:ilvl w:val="0"/>
          <w:numId w:val="20"/>
        </w:numPr>
        <w:spacing w:line="360" w:lineRule="auto"/>
        <w:ind w:left="540"/>
        <w:jc w:val="both"/>
        <w:rPr>
          <w:rFonts w:ascii="Times New Roman" w:eastAsia="Times New Roman" w:hAnsi="Times New Roman" w:cs="Times New Roman"/>
          <w:color w:val="1B1C1D"/>
          <w:sz w:val="24"/>
          <w:szCs w:val="24"/>
          <w:lang w:val="sv-SE"/>
        </w:rPr>
      </w:pPr>
      <w:r w:rsidRPr="005916C9">
        <w:rPr>
          <w:rFonts w:ascii="Times New Roman" w:eastAsia="Times New Roman" w:hAnsi="Times New Roman" w:cs="Times New Roman"/>
          <w:color w:val="1B1C1D"/>
          <w:sz w:val="24"/>
          <w:szCs w:val="24"/>
          <w:lang w:val="sv-SE"/>
        </w:rPr>
        <w:t>Probabilitas Langkah ke-n (</w:t>
      </w:r>
      <w:r w:rsidRPr="5864432C">
        <w:rPr>
          <w:rFonts w:ascii="Times New Roman" w:eastAsia="Times New Roman" w:hAnsi="Times New Roman" w:cs="Times New Roman"/>
          <w:b/>
          <w:i/>
          <w:color w:val="000000" w:themeColor="text1"/>
          <w:sz w:val="24"/>
          <w:szCs w:val="24"/>
          <w:lang w:val="en-US"/>
        </w:rPr>
        <w:t>n-step Probability</w:t>
      </w:r>
      <w:r w:rsidRPr="5864432C">
        <w:rPr>
          <w:rFonts w:ascii="Times New Roman" w:eastAsia="Times New Roman" w:hAnsi="Times New Roman" w:cs="Times New Roman"/>
          <w:b/>
          <w:color w:val="000000" w:themeColor="text1"/>
          <w:sz w:val="24"/>
          <w:szCs w:val="24"/>
          <w:lang w:val="en-US"/>
        </w:rPr>
        <w:t>)</w:t>
      </w:r>
    </w:p>
    <w:p w14:paraId="0E839EE9" w14:textId="16BF7849" w:rsidR="007408BD" w:rsidRDefault="00666E52" w:rsidP="005916C9">
      <w:pPr>
        <w:pStyle w:val="DaftarParagraf"/>
        <w:spacing w:line="360" w:lineRule="auto"/>
        <w:ind w:left="540"/>
        <w:jc w:val="both"/>
        <w:rPr>
          <w:rFonts w:ascii="Times New Roman" w:eastAsia="Times New Roman" w:hAnsi="Times New Roman" w:cs="Times New Roman"/>
          <w:color w:val="1B1C1D"/>
          <w:sz w:val="24"/>
          <w:szCs w:val="24"/>
          <w:lang w:val="sv-SE"/>
        </w:rPr>
      </w:pPr>
      <w:r w:rsidRPr="005E1DDF">
        <w:rPr>
          <w:rFonts w:ascii="Times New Roman" w:eastAsia="Times New Roman" w:hAnsi="Times New Roman" w:cs="Times New Roman"/>
          <w:color w:val="1B1C1D"/>
          <w:sz w:val="24"/>
          <w:szCs w:val="24"/>
          <w:lang w:val="sv-SE"/>
        </w:rPr>
        <w:t>Untuk memprediksi pangsa pasar pada periode mendatang (Periode 3, 4, d</w:t>
      </w:r>
      <w:r w:rsidR="00A24C14">
        <w:rPr>
          <w:rFonts w:ascii="Times New Roman" w:eastAsia="Times New Roman" w:hAnsi="Times New Roman" w:cs="Times New Roman"/>
          <w:color w:val="1B1C1D"/>
          <w:sz w:val="24"/>
          <w:szCs w:val="24"/>
          <w:lang w:val="sv-SE"/>
        </w:rPr>
        <w:t>an seterusnya</w:t>
      </w:r>
      <w:r w:rsidRPr="005E1DDF">
        <w:rPr>
          <w:rFonts w:ascii="Times New Roman" w:eastAsia="Times New Roman" w:hAnsi="Times New Roman" w:cs="Times New Roman"/>
          <w:color w:val="1B1C1D"/>
          <w:sz w:val="24"/>
          <w:szCs w:val="24"/>
          <w:lang w:val="sv-SE"/>
        </w:rPr>
        <w:t xml:space="preserve">), digunakan persamaan </w:t>
      </w:r>
      <w:r w:rsidRPr="005E1DDF">
        <w:rPr>
          <w:rFonts w:ascii="Times New Roman" w:eastAsia="Times New Roman" w:hAnsi="Times New Roman" w:cs="Times New Roman"/>
          <w:i/>
          <w:iCs/>
          <w:color w:val="1B1C1D"/>
          <w:sz w:val="24"/>
          <w:szCs w:val="24"/>
          <w:lang w:val="sv-SE"/>
        </w:rPr>
        <w:t>Chapman-Kolmogorov</w:t>
      </w:r>
      <w:r w:rsidRPr="005E1DDF">
        <w:rPr>
          <w:rFonts w:ascii="Times New Roman" w:eastAsia="Times New Roman" w:hAnsi="Times New Roman" w:cs="Times New Roman"/>
          <w:color w:val="1B1C1D"/>
          <w:sz w:val="24"/>
          <w:szCs w:val="24"/>
          <w:lang w:val="sv-SE"/>
        </w:rPr>
        <w:t xml:space="preserve">. Jika </w:t>
      </w:r>
      <m:oMath>
        <m:r>
          <w:rPr>
            <w:rFonts w:ascii="Cambria Math" w:eastAsia="Times New Roman" w:hAnsi="Cambria Math" w:cs="Times New Roman"/>
            <w:color w:val="1B1C1D"/>
            <w:sz w:val="24"/>
            <w:szCs w:val="24"/>
            <w:lang w:val="sv-SE"/>
          </w:rPr>
          <m:t>P</m:t>
        </m:r>
      </m:oMath>
      <w:r w:rsidRPr="005E1DDF">
        <w:rPr>
          <w:rFonts w:ascii="Times New Roman" w:eastAsia="Times New Roman" w:hAnsi="Times New Roman" w:cs="Times New Roman"/>
          <w:color w:val="1B1C1D"/>
          <w:sz w:val="24"/>
          <w:szCs w:val="24"/>
          <w:lang w:val="sv-SE"/>
        </w:rPr>
        <w:t xml:space="preserve"> adalah matriks transisi satu langkah, maka matriks transisi </w:t>
      </w:r>
      <w:r w:rsidR="00CA0E21" w:rsidRPr="005E1DDF">
        <w:rPr>
          <w:rFonts w:ascii="Times New Roman" w:eastAsia="Times New Roman" w:hAnsi="Times New Roman" w:cs="Times New Roman"/>
          <w:color w:val="1B1C1D"/>
          <w:sz w:val="24"/>
          <w:szCs w:val="24"/>
          <w:lang w:val="sv-SE"/>
        </w:rPr>
        <w:t xml:space="preserve"> </w:t>
      </w:r>
      <m:oMath>
        <m:r>
          <w:rPr>
            <w:rFonts w:ascii="Cambria Math" w:eastAsia="Times New Roman" w:hAnsi="Cambria Math" w:cs="Times New Roman"/>
            <w:color w:val="1B1C1D"/>
            <w:sz w:val="24"/>
            <w:szCs w:val="24"/>
            <w:lang w:val="sv-SE"/>
          </w:rPr>
          <m:t>n</m:t>
        </m:r>
      </m:oMath>
      <w:r w:rsidRPr="005E1DDF">
        <w:rPr>
          <w:rFonts w:ascii="Times New Roman" w:eastAsia="Times New Roman" w:hAnsi="Times New Roman" w:cs="Times New Roman"/>
          <w:color w:val="1B1C1D"/>
          <w:sz w:val="24"/>
          <w:szCs w:val="24"/>
          <w:lang w:val="sv-SE"/>
        </w:rPr>
        <w:t>-langkah (</w:t>
      </w:r>
      <m:oMath>
        <m:sSup>
          <m:sSupPr>
            <m:ctrlPr>
              <w:rPr>
                <w:rFonts w:ascii="Cambria Math" w:eastAsia="Times New Roman" w:hAnsi="Cambria Math" w:cs="Times New Roman"/>
                <w:i/>
                <w:color w:val="1B1C1D"/>
                <w:sz w:val="24"/>
                <w:szCs w:val="24"/>
                <w:lang w:val="sv-SE"/>
              </w:rPr>
            </m:ctrlPr>
          </m:sSupPr>
          <m:e>
            <m:r>
              <w:rPr>
                <w:rFonts w:ascii="Cambria Math" w:eastAsia="Times New Roman" w:hAnsi="Cambria Math" w:cs="Times New Roman"/>
                <w:color w:val="1B1C1D"/>
                <w:sz w:val="24"/>
                <w:szCs w:val="24"/>
                <w:lang w:val="sv-SE"/>
              </w:rPr>
              <m:t>P</m:t>
            </m:r>
          </m:e>
          <m:sup>
            <m:r>
              <w:rPr>
                <w:rFonts w:ascii="Cambria Math" w:eastAsia="Times New Roman" w:hAnsi="Cambria Math" w:cs="Times New Roman"/>
                <w:color w:val="1B1C1D"/>
                <w:sz w:val="24"/>
                <w:szCs w:val="24"/>
                <w:lang w:val="sv-SE"/>
              </w:rPr>
              <m:t>n</m:t>
            </m:r>
          </m:sup>
        </m:sSup>
      </m:oMath>
      <w:r w:rsidRPr="005E1DDF">
        <w:rPr>
          <w:rFonts w:ascii="Times New Roman" w:eastAsia="Times New Roman" w:hAnsi="Times New Roman" w:cs="Times New Roman"/>
          <w:color w:val="1B1C1D"/>
          <w:sz w:val="24"/>
          <w:szCs w:val="24"/>
          <w:lang w:val="sv-SE"/>
        </w:rPr>
        <w:t xml:space="preserve">) adalah perkalian matriks </w:t>
      </w:r>
      <m:oMath>
        <m:r>
          <w:rPr>
            <w:rFonts w:ascii="Cambria Math" w:eastAsia="Times New Roman" w:hAnsi="Cambria Math" w:cs="Times New Roman"/>
            <w:color w:val="1B1C1D"/>
            <w:sz w:val="24"/>
            <w:szCs w:val="24"/>
            <w:lang w:val="sv-SE"/>
          </w:rPr>
          <m:t>P</m:t>
        </m:r>
      </m:oMath>
      <w:r w:rsidRPr="005E1DDF">
        <w:rPr>
          <w:rFonts w:ascii="Times New Roman" w:eastAsia="Times New Roman" w:hAnsi="Times New Roman" w:cs="Times New Roman"/>
          <w:color w:val="1B1C1D"/>
          <w:sz w:val="24"/>
          <w:szCs w:val="24"/>
          <w:lang w:val="sv-SE"/>
        </w:rPr>
        <w:t xml:space="preserve"> sebanyak </w:t>
      </w:r>
      <m:oMath>
        <m:r>
          <w:rPr>
            <w:rFonts w:ascii="Cambria Math" w:eastAsia="Times New Roman" w:hAnsi="Cambria Math" w:cs="Times New Roman"/>
            <w:color w:val="1B1C1D"/>
            <w:sz w:val="24"/>
            <w:szCs w:val="24"/>
            <w:lang w:val="sv-SE"/>
          </w:rPr>
          <m:t>n</m:t>
        </m:r>
      </m:oMath>
      <w:r w:rsidRPr="005E1DDF">
        <w:rPr>
          <w:rFonts w:ascii="Times New Roman" w:eastAsia="Times New Roman" w:hAnsi="Times New Roman" w:cs="Times New Roman"/>
          <w:color w:val="1B1C1D"/>
          <w:sz w:val="24"/>
          <w:szCs w:val="24"/>
          <w:lang w:val="sv-SE"/>
        </w:rPr>
        <w:t xml:space="preserve"> kali</w:t>
      </w:r>
      <w:r w:rsidR="00E615C0">
        <w:rPr>
          <w:rFonts w:ascii="Times New Roman" w:eastAsia="Times New Roman" w:hAnsi="Times New Roman" w:cs="Times New Roman"/>
          <w:color w:val="1B1C1D"/>
          <w:sz w:val="24"/>
          <w:szCs w:val="24"/>
          <w:lang w:val="sv-SE"/>
        </w:rPr>
        <w:t xml:space="preserve"> seperti ada Persamaan 7.</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8"/>
      </w:tblGrid>
      <w:tr w:rsidR="005A3A96" w14:paraId="58B089D1" w14:textId="77777777" w:rsidTr="005A3A96">
        <w:tc>
          <w:tcPr>
            <w:tcW w:w="8642" w:type="dxa"/>
          </w:tcPr>
          <w:p w14:paraId="7B22B897" w14:textId="41397703" w:rsidR="005A3A96" w:rsidRDefault="00666E52" w:rsidP="005916C9">
            <w:pPr>
              <w:widowControl w:val="0"/>
              <w:spacing w:line="360" w:lineRule="auto"/>
              <w:ind w:right="600"/>
              <w:jc w:val="center"/>
              <w:rPr>
                <w:rFonts w:ascii="Times New Roman" w:eastAsia="Times New Roman" w:hAnsi="Times New Roman" w:cs="Times New Roman"/>
                <w:color w:val="1B1C1D"/>
                <w:sz w:val="24"/>
                <w:szCs w:val="24"/>
                <w:lang w:val="sv-SE"/>
              </w:rPr>
            </w:pPr>
            <m:oMathPara>
              <m:oMath>
                <m:sSup>
                  <m:sSupPr>
                    <m:ctrlPr>
                      <w:rPr>
                        <w:rFonts w:ascii="Cambria Math" w:eastAsia="Times New Roman" w:hAnsi="Cambria Math" w:cs="Times New Roman"/>
                        <w:i/>
                        <w:color w:val="1B1C1D"/>
                        <w:sz w:val="24"/>
                        <w:szCs w:val="24"/>
                        <w:lang w:val="sv-SE"/>
                      </w:rPr>
                    </m:ctrlPr>
                  </m:sSupPr>
                  <m:e>
                    <m:r>
                      <w:rPr>
                        <w:rFonts w:ascii="Cambria Math" w:eastAsia="Times New Roman" w:hAnsi="Cambria Math" w:cs="Times New Roman"/>
                        <w:color w:val="1B1C1D"/>
                        <w:sz w:val="24"/>
                        <w:szCs w:val="24"/>
                        <w:lang w:val="sv-SE"/>
                      </w:rPr>
                      <m:t>P</m:t>
                    </m:r>
                  </m:e>
                  <m:sup>
                    <m:r>
                      <w:rPr>
                        <w:rFonts w:ascii="Cambria Math" w:eastAsia="Times New Roman" w:hAnsi="Cambria Math" w:cs="Times New Roman"/>
                        <w:color w:val="1B1C1D"/>
                        <w:sz w:val="24"/>
                        <w:szCs w:val="24"/>
                        <w:lang w:val="sv-SE"/>
                      </w:rPr>
                      <m:t>n</m:t>
                    </m:r>
                  </m:sup>
                </m:sSup>
                <m:r>
                  <w:rPr>
                    <w:rFonts w:ascii="Cambria Math" w:eastAsia="Times New Roman" w:hAnsi="Cambria Math" w:cs="Times New Roman"/>
                    <w:color w:val="1B1C1D"/>
                    <w:sz w:val="24"/>
                    <w:szCs w:val="24"/>
                    <w:lang w:val="sv-SE"/>
                  </w:rPr>
                  <m:t>=P×P×…×P</m:t>
                </m:r>
              </m:oMath>
            </m:oMathPara>
          </w:p>
        </w:tc>
        <w:tc>
          <w:tcPr>
            <w:tcW w:w="708" w:type="dxa"/>
          </w:tcPr>
          <w:p w14:paraId="7E1076F5" w14:textId="22FB3EFC" w:rsidR="005A3A96" w:rsidRDefault="005A3A96" w:rsidP="005A3A96">
            <w:pPr>
              <w:widowControl w:val="0"/>
              <w:spacing w:after="240" w:line="360" w:lineRule="auto"/>
              <w:jc w:val="center"/>
              <w:rPr>
                <w:rFonts w:ascii="Times New Roman" w:eastAsia="Times New Roman" w:hAnsi="Times New Roman" w:cs="Times New Roman"/>
                <w:color w:val="1B1C1D"/>
                <w:sz w:val="24"/>
                <w:szCs w:val="24"/>
                <w:lang w:val="sv-SE"/>
              </w:rPr>
            </w:pPr>
            <w:r>
              <w:rPr>
                <w:rFonts w:ascii="Times New Roman" w:eastAsia="Times New Roman" w:hAnsi="Times New Roman" w:cs="Times New Roman"/>
                <w:color w:val="1B1C1D"/>
                <w:sz w:val="24"/>
                <w:szCs w:val="24"/>
                <w:lang w:val="sv-SE"/>
              </w:rPr>
              <w:t>(7)</w:t>
            </w:r>
          </w:p>
        </w:tc>
      </w:tr>
    </w:tbl>
    <w:p w14:paraId="00A9611C" w14:textId="47E8E62D" w:rsidR="007408BD" w:rsidRDefault="00666E52" w:rsidP="005916C9">
      <w:pPr>
        <w:widowControl w:val="0"/>
        <w:spacing w:line="360" w:lineRule="auto"/>
        <w:ind w:left="540"/>
        <w:rPr>
          <w:rFonts w:ascii="Times New Roman" w:eastAsia="Times New Roman" w:hAnsi="Times New Roman" w:cs="Times New Roman"/>
          <w:color w:val="1B1C1D"/>
          <w:sz w:val="24"/>
          <w:szCs w:val="24"/>
          <w:lang w:val="sv-SE"/>
        </w:rPr>
      </w:pPr>
      <w:r w:rsidRPr="005E1DDF">
        <w:rPr>
          <w:rFonts w:ascii="Times New Roman" w:eastAsia="Times New Roman" w:hAnsi="Times New Roman" w:cs="Times New Roman"/>
          <w:color w:val="1B1C1D"/>
          <w:sz w:val="24"/>
          <w:szCs w:val="24"/>
          <w:lang w:val="sv-SE"/>
        </w:rPr>
        <w:t>Distribusi peluang pangsa pasar pada waktu ke-</w:t>
      </w:r>
      <m:oMath>
        <m:r>
          <w:rPr>
            <w:rFonts w:ascii="Cambria Math" w:eastAsia="Times New Roman" w:hAnsi="Cambria Math" w:cs="Times New Roman"/>
            <w:color w:val="1B1C1D"/>
            <w:sz w:val="24"/>
            <w:szCs w:val="24"/>
            <w:lang w:val="sv-SE"/>
          </w:rPr>
          <m:t>n</m:t>
        </m:r>
      </m:oMath>
      <w:r w:rsidRPr="005E1DDF">
        <w:rPr>
          <w:rFonts w:ascii="Times New Roman" w:eastAsia="Times New Roman" w:hAnsi="Times New Roman" w:cs="Times New Roman"/>
          <w:color w:val="1B1C1D"/>
          <w:sz w:val="24"/>
          <w:szCs w:val="24"/>
          <w:lang w:val="sv-SE"/>
        </w:rPr>
        <w:t xml:space="preserve"> (</w:t>
      </w:r>
      <m:oMath>
        <m:sSup>
          <m:sSupPr>
            <m:ctrlPr>
              <w:rPr>
                <w:rFonts w:ascii="Cambria Math" w:eastAsia="Times New Roman" w:hAnsi="Cambria Math" w:cs="Times New Roman"/>
                <w:i/>
                <w:color w:val="1B1C1D"/>
                <w:sz w:val="24"/>
                <w:szCs w:val="24"/>
                <w:lang w:val="sv-SE"/>
              </w:rPr>
            </m:ctrlPr>
          </m:sSupPr>
          <m:e>
            <m:r>
              <w:rPr>
                <w:rFonts w:ascii="Cambria Math" w:eastAsia="Times New Roman" w:hAnsi="Cambria Math" w:cs="Times New Roman"/>
                <w:color w:val="1B1C1D"/>
                <w:sz w:val="24"/>
                <w:szCs w:val="24"/>
                <w:lang w:val="sv-SE"/>
              </w:rPr>
              <m:t>π</m:t>
            </m:r>
          </m:e>
          <m:sup>
            <m:r>
              <w:rPr>
                <w:rFonts w:ascii="Cambria Math" w:eastAsia="Times New Roman" w:hAnsi="Cambria Math" w:cs="Times New Roman"/>
                <w:color w:val="1B1C1D"/>
                <w:sz w:val="24"/>
                <w:szCs w:val="24"/>
                <w:lang w:val="sv-SE"/>
              </w:rPr>
              <m:t>n</m:t>
            </m:r>
          </m:sup>
        </m:sSup>
      </m:oMath>
      <w:r w:rsidRPr="005E1DDF">
        <w:rPr>
          <w:rFonts w:ascii="Times New Roman" w:eastAsia="Times New Roman" w:hAnsi="Times New Roman" w:cs="Times New Roman"/>
          <w:color w:val="1B1C1D"/>
          <w:sz w:val="24"/>
          <w:szCs w:val="24"/>
          <w:lang w:val="sv-SE"/>
        </w:rPr>
        <w:t>) dihitung dengan mengalikan distribusi awal (</w:t>
      </w:r>
      <m:oMath>
        <m:sSup>
          <m:sSupPr>
            <m:ctrlPr>
              <w:rPr>
                <w:rFonts w:ascii="Cambria Math" w:eastAsia="Times New Roman" w:hAnsi="Cambria Math" w:cs="Times New Roman"/>
                <w:i/>
                <w:color w:val="1B1C1D"/>
                <w:sz w:val="24"/>
                <w:szCs w:val="24"/>
                <w:lang w:val="sv-SE"/>
              </w:rPr>
            </m:ctrlPr>
          </m:sSupPr>
          <m:e>
            <m:r>
              <w:rPr>
                <w:rFonts w:ascii="Cambria Math" w:eastAsia="Times New Roman" w:hAnsi="Cambria Math" w:cs="Times New Roman"/>
                <w:color w:val="1B1C1D"/>
                <w:sz w:val="24"/>
                <w:szCs w:val="24"/>
                <w:lang w:val="sv-SE"/>
              </w:rPr>
              <m:t>π</m:t>
            </m:r>
          </m:e>
          <m:sup>
            <m:r>
              <w:rPr>
                <w:rFonts w:ascii="Cambria Math" w:eastAsia="Times New Roman" w:hAnsi="Cambria Math" w:cs="Times New Roman"/>
                <w:color w:val="1B1C1D"/>
                <w:sz w:val="24"/>
                <w:szCs w:val="24"/>
                <w:lang w:val="sv-SE"/>
              </w:rPr>
              <m:t>0</m:t>
            </m:r>
          </m:sup>
        </m:sSup>
      </m:oMath>
      <w:r w:rsidRPr="005E1DDF">
        <w:rPr>
          <w:rFonts w:ascii="Times New Roman" w:eastAsia="Times New Roman" w:hAnsi="Times New Roman" w:cs="Times New Roman"/>
          <w:color w:val="1B1C1D"/>
          <w:sz w:val="24"/>
          <w:szCs w:val="24"/>
          <w:lang w:val="sv-SE"/>
        </w:rPr>
        <w:t xml:space="preserve">) dengan matriks transisi pangkat </w:t>
      </w:r>
      <m:oMath>
        <m:r>
          <w:rPr>
            <w:rFonts w:ascii="Cambria Math" w:eastAsia="Times New Roman" w:hAnsi="Cambria Math" w:cs="Times New Roman"/>
            <w:color w:val="1B1C1D"/>
            <w:sz w:val="24"/>
            <w:szCs w:val="24"/>
            <w:lang w:val="sv-SE"/>
          </w:rPr>
          <m:t>n</m:t>
        </m:r>
      </m:oMath>
      <w:r w:rsidR="00DE6303">
        <w:rPr>
          <w:rFonts w:ascii="Times New Roman" w:eastAsia="Times New Roman" w:hAnsi="Times New Roman" w:cs="Times New Roman"/>
          <w:color w:val="1B1C1D"/>
          <w:sz w:val="24"/>
          <w:szCs w:val="24"/>
          <w:lang w:val="sv-SE"/>
        </w:rPr>
        <w:t>, seperti pada Persamaan 8.</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8"/>
      </w:tblGrid>
      <w:tr w:rsidR="005A3A96" w14:paraId="7012B83F" w14:textId="77777777" w:rsidTr="001A258C">
        <w:trPr>
          <w:trHeight w:val="70"/>
        </w:trPr>
        <w:tc>
          <w:tcPr>
            <w:tcW w:w="8642" w:type="dxa"/>
          </w:tcPr>
          <w:p w14:paraId="49BC0977" w14:textId="5F81D422" w:rsidR="005A3A96" w:rsidRDefault="00666E52" w:rsidP="005916C9">
            <w:pPr>
              <w:widowControl w:val="0"/>
              <w:spacing w:line="360" w:lineRule="auto"/>
              <w:ind w:right="600"/>
              <w:jc w:val="center"/>
              <w:rPr>
                <w:rFonts w:ascii="Times New Roman" w:eastAsia="Times New Roman" w:hAnsi="Times New Roman" w:cs="Times New Roman"/>
                <w:color w:val="1B1C1D"/>
                <w:sz w:val="24"/>
                <w:szCs w:val="24"/>
                <w:lang w:val="sv-SE"/>
              </w:rPr>
            </w:pPr>
            <m:oMathPara>
              <m:oMath>
                <m:sSup>
                  <m:sSupPr>
                    <m:ctrlPr>
                      <w:rPr>
                        <w:rFonts w:ascii="Cambria Math" w:eastAsia="Times New Roman" w:hAnsi="Cambria Math" w:cs="Times New Roman"/>
                        <w:i/>
                        <w:color w:val="1B1C1D"/>
                        <w:sz w:val="24"/>
                        <w:szCs w:val="24"/>
                        <w:lang w:val="sv-SE"/>
                      </w:rPr>
                    </m:ctrlPr>
                  </m:sSupPr>
                  <m:e>
                    <m:r>
                      <w:rPr>
                        <w:rFonts w:ascii="Cambria Math" w:eastAsia="Times New Roman" w:hAnsi="Cambria Math" w:cs="Times New Roman"/>
                        <w:color w:val="1B1C1D"/>
                        <w:sz w:val="24"/>
                        <w:szCs w:val="24"/>
                        <w:lang w:val="sv-SE"/>
                      </w:rPr>
                      <m:t>π</m:t>
                    </m:r>
                  </m:e>
                  <m:sup>
                    <m:r>
                      <w:rPr>
                        <w:rFonts w:ascii="Cambria Math" w:eastAsia="Times New Roman" w:hAnsi="Cambria Math" w:cs="Times New Roman"/>
                        <w:color w:val="1B1C1D"/>
                        <w:sz w:val="24"/>
                        <w:szCs w:val="24"/>
                        <w:lang w:val="sv-SE"/>
                      </w:rPr>
                      <m:t>n</m:t>
                    </m:r>
                  </m:sup>
                </m:sSup>
                <m:r>
                  <w:rPr>
                    <w:rFonts w:ascii="Cambria Math" w:eastAsia="Times New Roman" w:hAnsi="Cambria Math" w:cs="Times New Roman"/>
                    <w:color w:val="1B1C1D"/>
                    <w:sz w:val="24"/>
                    <w:szCs w:val="24"/>
                    <w:lang w:val="sv-SE"/>
                  </w:rPr>
                  <m:t>=</m:t>
                </m:r>
                <m:sSup>
                  <m:sSupPr>
                    <m:ctrlPr>
                      <w:rPr>
                        <w:rFonts w:ascii="Cambria Math" w:eastAsia="Times New Roman" w:hAnsi="Cambria Math" w:cs="Times New Roman"/>
                        <w:i/>
                        <w:color w:val="1B1C1D"/>
                        <w:sz w:val="24"/>
                        <w:szCs w:val="24"/>
                        <w:lang w:val="sv-SE"/>
                      </w:rPr>
                    </m:ctrlPr>
                  </m:sSupPr>
                  <m:e>
                    <m:r>
                      <w:rPr>
                        <w:rFonts w:ascii="Cambria Math" w:eastAsia="Times New Roman" w:hAnsi="Cambria Math" w:cs="Times New Roman"/>
                        <w:color w:val="1B1C1D"/>
                        <w:sz w:val="24"/>
                        <w:szCs w:val="24"/>
                        <w:lang w:val="sv-SE"/>
                      </w:rPr>
                      <m:t>π</m:t>
                    </m:r>
                  </m:e>
                  <m:sup>
                    <m:r>
                      <w:rPr>
                        <w:rFonts w:ascii="Cambria Math" w:eastAsia="Times New Roman" w:hAnsi="Cambria Math" w:cs="Times New Roman"/>
                        <w:color w:val="1B1C1D"/>
                        <w:sz w:val="24"/>
                        <w:szCs w:val="24"/>
                        <w:lang w:val="sv-SE"/>
                      </w:rPr>
                      <m:t>0</m:t>
                    </m:r>
                  </m:sup>
                </m:sSup>
                <m:r>
                  <w:rPr>
                    <w:rFonts w:ascii="Cambria Math" w:eastAsia="Times New Roman" w:hAnsi="Cambria Math" w:cs="Times New Roman"/>
                    <w:color w:val="1B1C1D"/>
                    <w:sz w:val="24"/>
                    <w:szCs w:val="24"/>
                    <w:lang w:val="sv-SE"/>
                  </w:rPr>
                  <m:t xml:space="preserve">× </m:t>
                </m:r>
                <m:sSup>
                  <m:sSupPr>
                    <m:ctrlPr>
                      <w:rPr>
                        <w:rFonts w:ascii="Cambria Math" w:eastAsia="Times New Roman" w:hAnsi="Cambria Math" w:cs="Times New Roman"/>
                        <w:i/>
                        <w:color w:val="1B1C1D"/>
                        <w:sz w:val="24"/>
                        <w:szCs w:val="24"/>
                        <w:lang w:val="sv-SE"/>
                      </w:rPr>
                    </m:ctrlPr>
                  </m:sSupPr>
                  <m:e>
                    <m:r>
                      <w:rPr>
                        <w:rFonts w:ascii="Cambria Math" w:eastAsia="Times New Roman" w:hAnsi="Cambria Math" w:cs="Times New Roman"/>
                        <w:color w:val="1B1C1D"/>
                        <w:sz w:val="24"/>
                        <w:szCs w:val="24"/>
                        <w:lang w:val="sv-SE"/>
                      </w:rPr>
                      <m:t>P</m:t>
                    </m:r>
                  </m:e>
                  <m:sup>
                    <m:r>
                      <w:rPr>
                        <w:rFonts w:ascii="Cambria Math" w:eastAsia="Times New Roman" w:hAnsi="Cambria Math" w:cs="Times New Roman"/>
                        <w:color w:val="1B1C1D"/>
                        <w:sz w:val="24"/>
                        <w:szCs w:val="24"/>
                        <w:lang w:val="sv-SE"/>
                      </w:rPr>
                      <m:t>n</m:t>
                    </m:r>
                  </m:sup>
                </m:sSup>
              </m:oMath>
            </m:oMathPara>
          </w:p>
        </w:tc>
        <w:tc>
          <w:tcPr>
            <w:tcW w:w="708" w:type="dxa"/>
          </w:tcPr>
          <w:p w14:paraId="4DC3EAC7" w14:textId="7FB64C68" w:rsidR="005A3A96" w:rsidRDefault="005A3A96" w:rsidP="001A258C">
            <w:pPr>
              <w:widowControl w:val="0"/>
              <w:spacing w:line="360" w:lineRule="auto"/>
              <w:jc w:val="center"/>
              <w:rPr>
                <w:rFonts w:ascii="Times New Roman" w:eastAsia="Times New Roman" w:hAnsi="Times New Roman" w:cs="Times New Roman"/>
                <w:color w:val="1B1C1D"/>
                <w:sz w:val="24"/>
                <w:szCs w:val="24"/>
                <w:lang w:val="sv-SE"/>
              </w:rPr>
            </w:pPr>
            <w:r>
              <w:rPr>
                <w:rFonts w:ascii="Times New Roman" w:eastAsia="Times New Roman" w:hAnsi="Times New Roman" w:cs="Times New Roman"/>
                <w:color w:val="1B1C1D"/>
                <w:sz w:val="24"/>
                <w:szCs w:val="24"/>
                <w:lang w:val="sv-SE"/>
              </w:rPr>
              <w:t>(8)</w:t>
            </w:r>
          </w:p>
        </w:tc>
      </w:tr>
    </w:tbl>
    <w:p w14:paraId="61DE579E" w14:textId="01E23F87" w:rsidR="007408BD" w:rsidRPr="00A62C5F" w:rsidRDefault="00666E52" w:rsidP="00A62C5F">
      <w:pPr>
        <w:pStyle w:val="DaftarParagraf"/>
        <w:numPr>
          <w:ilvl w:val="0"/>
          <w:numId w:val="20"/>
        </w:numPr>
        <w:spacing w:line="360" w:lineRule="auto"/>
        <w:ind w:left="540"/>
        <w:rPr>
          <w:rFonts w:ascii="Times New Roman" w:hAnsi="Times New Roman" w:cs="Times New Roman"/>
          <w:sz w:val="24"/>
          <w:szCs w:val="24"/>
          <w:lang w:val="en-US"/>
        </w:rPr>
      </w:pPr>
      <w:bookmarkStart w:id="89" w:name="_Toc215078193"/>
      <w:r w:rsidRPr="00941CF0">
        <w:rPr>
          <w:rFonts w:ascii="Times New Roman" w:eastAsia="Times New Roman" w:hAnsi="Times New Roman" w:cs="Times New Roman"/>
          <w:color w:val="000000" w:themeColor="text1"/>
          <w:sz w:val="24"/>
          <w:szCs w:val="24"/>
          <w:lang w:val="en-US"/>
        </w:rPr>
        <w:t>Klasifikasi Ruang Keadaan (</w:t>
      </w:r>
      <w:r w:rsidRPr="00941CF0">
        <w:rPr>
          <w:rFonts w:ascii="Times New Roman" w:eastAsia="Times New Roman" w:hAnsi="Times New Roman" w:cs="Times New Roman"/>
          <w:i/>
          <w:color w:val="000000" w:themeColor="text1"/>
          <w:sz w:val="24"/>
          <w:szCs w:val="24"/>
          <w:lang w:val="en-US"/>
        </w:rPr>
        <w:t>State Classification</w:t>
      </w:r>
      <w:r w:rsidRPr="00941CF0">
        <w:rPr>
          <w:rFonts w:ascii="Times New Roman" w:eastAsia="Times New Roman" w:hAnsi="Times New Roman" w:cs="Times New Roman"/>
          <w:color w:val="000000" w:themeColor="text1"/>
          <w:sz w:val="24"/>
          <w:szCs w:val="24"/>
          <w:lang w:val="en-US"/>
        </w:rPr>
        <w:t>)</w:t>
      </w:r>
      <w:bookmarkEnd w:id="89"/>
    </w:p>
    <w:p w14:paraId="50591757" w14:textId="66FC9CE4" w:rsidR="00A62C5F" w:rsidRDefault="00046E30" w:rsidP="00A62C5F">
      <w:pPr>
        <w:pStyle w:val="DaftarParagraf"/>
        <w:spacing w:line="360" w:lineRule="auto"/>
        <w:ind w:left="540"/>
        <w:rPr>
          <w:rFonts w:ascii="Times New Roman" w:hAnsi="Times New Roman" w:cs="Times New Roman"/>
          <w:sz w:val="24"/>
          <w:szCs w:val="24"/>
          <w:lang w:val="en-US"/>
        </w:rPr>
      </w:pPr>
      <w:r w:rsidRPr="005689D7">
        <w:rPr>
          <w:rFonts w:ascii="Times New Roman" w:hAnsi="Times New Roman" w:cs="Times New Roman"/>
          <w:sz w:val="24"/>
          <w:szCs w:val="24"/>
          <w:lang w:val="en-US"/>
        </w:rPr>
        <w:t xml:space="preserve">Setiap merek diklasifikasikan berdasarkan sifat perulangannya dalam rantai Markov. Suatu merek dikatakan recurrent apabila probabilitas sistem untuk kembali ke keadaan tersebut adalah 1 </w:t>
      </w: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ii</m:t>
            </m:r>
          </m:sub>
        </m:sSub>
        <m:r>
          <w:rPr>
            <w:rFonts w:ascii="Cambria Math" w:hAnsi="Cambria Math" w:cs="Times New Roman"/>
            <w:sz w:val="24"/>
            <w:szCs w:val="24"/>
          </w:rPr>
          <m:t>=1)</m:t>
        </m:r>
      </m:oMath>
      <w:r w:rsidRPr="005689D7">
        <w:rPr>
          <w:rFonts w:ascii="Times New Roman" w:hAnsi="Times New Roman" w:cs="Times New Roman"/>
          <w:sz w:val="24"/>
          <w:szCs w:val="24"/>
          <w:lang w:val="en-US"/>
        </w:rPr>
        <w:t xml:space="preserve">. Sebaliknya, merek disebut transient jika terdapat kemungkinan sistem meninggalkan keadaan tersebut dan tidak kembali lagi </w:t>
      </w: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ii</m:t>
            </m:r>
          </m:sub>
        </m:sSub>
        <m:r>
          <w:rPr>
            <w:rFonts w:ascii="Cambria Math" w:hAnsi="Cambria Math" w:cs="Times New Roman"/>
            <w:sz w:val="24"/>
            <w:szCs w:val="24"/>
          </w:rPr>
          <m:t>&lt;1)</m:t>
        </m:r>
      </m:oMath>
      <w:r w:rsidRPr="005689D7">
        <w:rPr>
          <w:rFonts w:ascii="Times New Roman" w:hAnsi="Times New Roman" w:cs="Times New Roman"/>
          <w:sz w:val="24"/>
          <w:szCs w:val="24"/>
          <w:lang w:val="en-US"/>
        </w:rPr>
        <w:t xml:space="preserve">. Adapun absorbing state terjadi ketika </w:t>
      </w: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ii</m:t>
            </m:r>
          </m:sub>
        </m:sSub>
        <m:r>
          <w:rPr>
            <w:rFonts w:ascii="Cambria Math" w:hAnsi="Cambria Math" w:cs="Times New Roman"/>
            <w:sz w:val="24"/>
            <w:szCs w:val="24"/>
          </w:rPr>
          <m:t>=1)</m:t>
        </m:r>
      </m:oMath>
      <w:r w:rsidRPr="005689D7">
        <w:rPr>
          <w:rFonts w:ascii="Times New Roman" w:hAnsi="Times New Roman" w:cs="Times New Roman"/>
          <w:sz w:val="24"/>
          <w:szCs w:val="24"/>
          <w:lang w:val="en-US"/>
        </w:rPr>
        <w:t>, yang berarti apabila konsumen telah memilih merek tersebut, mereka tidak akan berpindah ke merek lain.</w:t>
      </w:r>
    </w:p>
    <w:p w14:paraId="2C984B62" w14:textId="033387D7" w:rsidR="007408BD" w:rsidRPr="0089252C" w:rsidRDefault="00666E52" w:rsidP="0089252C">
      <w:pPr>
        <w:pStyle w:val="DaftarParagraf"/>
        <w:numPr>
          <w:ilvl w:val="0"/>
          <w:numId w:val="20"/>
        </w:numPr>
        <w:spacing w:line="360" w:lineRule="auto"/>
        <w:ind w:left="540"/>
        <w:rPr>
          <w:rFonts w:ascii="Times New Roman" w:hAnsi="Times New Roman" w:cs="Times New Roman"/>
          <w:sz w:val="24"/>
          <w:szCs w:val="24"/>
          <w:lang w:val="en-US"/>
        </w:rPr>
      </w:pPr>
      <w:bookmarkStart w:id="90" w:name="_Toc215078194"/>
      <w:r w:rsidRPr="00A62C5F">
        <w:rPr>
          <w:rFonts w:ascii="Times New Roman" w:eastAsia="Times New Roman" w:hAnsi="Times New Roman" w:cs="Times New Roman"/>
          <w:color w:val="000000" w:themeColor="text1"/>
          <w:sz w:val="24"/>
          <w:szCs w:val="24"/>
          <w:lang w:val="en-US"/>
        </w:rPr>
        <w:t>Analisis Distribusi Stasioner (</w:t>
      </w:r>
      <w:r w:rsidRPr="00A62C5F">
        <w:rPr>
          <w:rFonts w:ascii="Times New Roman" w:eastAsia="Times New Roman" w:hAnsi="Times New Roman" w:cs="Times New Roman"/>
          <w:i/>
          <w:color w:val="000000" w:themeColor="text1"/>
          <w:sz w:val="24"/>
          <w:szCs w:val="24"/>
          <w:lang w:val="en-US"/>
        </w:rPr>
        <w:t>Steady State</w:t>
      </w:r>
      <w:r w:rsidRPr="00A62C5F">
        <w:rPr>
          <w:rFonts w:ascii="Times New Roman" w:eastAsia="Times New Roman" w:hAnsi="Times New Roman" w:cs="Times New Roman"/>
          <w:color w:val="000000" w:themeColor="text1"/>
          <w:sz w:val="24"/>
          <w:szCs w:val="24"/>
          <w:lang w:val="en-US"/>
        </w:rPr>
        <w:t>)</w:t>
      </w:r>
      <w:bookmarkEnd w:id="90"/>
    </w:p>
    <w:p w14:paraId="2F0EF31A" w14:textId="2D5EE1FB" w:rsidR="007408BD" w:rsidRPr="0089252C" w:rsidRDefault="00666E52" w:rsidP="0089252C">
      <w:pPr>
        <w:pStyle w:val="DaftarParagraf"/>
        <w:spacing w:after="240" w:line="360" w:lineRule="auto"/>
        <w:ind w:left="540"/>
        <w:jc w:val="both"/>
        <w:rPr>
          <w:rFonts w:ascii="Times New Roman" w:hAnsi="Times New Roman" w:cs="Times New Roman"/>
          <w:sz w:val="24"/>
          <w:szCs w:val="24"/>
          <w:lang w:val="en-US"/>
        </w:rPr>
      </w:pPr>
      <w:r>
        <w:rPr>
          <w:rFonts w:ascii="Times New Roman" w:eastAsia="Times New Roman" w:hAnsi="Times New Roman" w:cs="Times New Roman"/>
          <w:color w:val="1B1C1D"/>
          <w:sz w:val="24"/>
          <w:szCs w:val="24"/>
        </w:rPr>
        <w:t xml:space="preserve">Kondisi </w:t>
      </w:r>
      <w:r>
        <w:rPr>
          <w:rFonts w:ascii="Times New Roman" w:eastAsia="Times New Roman" w:hAnsi="Times New Roman" w:cs="Times New Roman"/>
          <w:i/>
          <w:iCs/>
          <w:color w:val="1B1C1D"/>
          <w:sz w:val="24"/>
          <w:szCs w:val="24"/>
        </w:rPr>
        <w:t>steady state</w:t>
      </w:r>
      <w:r>
        <w:rPr>
          <w:rFonts w:ascii="Times New Roman" w:eastAsia="Times New Roman" w:hAnsi="Times New Roman" w:cs="Times New Roman"/>
          <w:color w:val="1B1C1D"/>
          <w:sz w:val="24"/>
          <w:szCs w:val="24"/>
        </w:rPr>
        <w:t xml:space="preserve"> tercapai ketika distribusi probabilitas tidak lagi berubah meskipun waktu terus berjalan (</w:t>
      </w:r>
      <m:oMath>
        <m:r>
          <w:rPr>
            <w:rFonts w:ascii="Cambria Math" w:eastAsia="Times New Roman" w:hAnsi="Cambria Math" w:cs="Times New Roman"/>
            <w:color w:val="1B1C1D"/>
            <w:sz w:val="24"/>
            <w:szCs w:val="24"/>
          </w:rPr>
          <m:t>n</m:t>
        </m:r>
      </m:oMath>
      <w:r>
        <w:rPr>
          <w:rFonts w:ascii="Times New Roman" w:eastAsia="Times New Roman" w:hAnsi="Times New Roman" w:cs="Times New Roman"/>
          <w:color w:val="1B1C1D"/>
          <w:sz w:val="24"/>
          <w:szCs w:val="24"/>
        </w:rPr>
        <w:t xml:space="preserve"> mendekati tak hingga). </w:t>
      </w:r>
      <w:r w:rsidRPr="005E1DDF">
        <w:rPr>
          <w:rFonts w:ascii="Times New Roman" w:eastAsia="Times New Roman" w:hAnsi="Times New Roman" w:cs="Times New Roman"/>
          <w:color w:val="1B1C1D"/>
          <w:sz w:val="24"/>
          <w:szCs w:val="24"/>
          <w:lang w:val="sv-SE"/>
        </w:rPr>
        <w:t xml:space="preserve">Vektor probabilitas stasioner </w:t>
      </w:r>
      <m:oMath>
        <m:r>
          <w:rPr>
            <w:rFonts w:ascii="Cambria Math" w:eastAsia="Times New Roman" w:hAnsi="Cambria Math" w:cs="Times New Roman"/>
            <w:color w:val="1B1C1D"/>
            <w:sz w:val="24"/>
            <w:szCs w:val="24"/>
            <w:lang w:val="sv-SE"/>
          </w:rPr>
          <m:t>π=[</m:t>
        </m:r>
        <m:sSub>
          <m:sSubPr>
            <m:ctrlPr>
              <w:rPr>
                <w:rFonts w:ascii="Cambria Math" w:eastAsia="Times New Roman" w:hAnsi="Cambria Math" w:cs="Times New Roman"/>
                <w:i/>
                <w:color w:val="1B1C1D"/>
                <w:sz w:val="24"/>
                <w:szCs w:val="24"/>
                <w:lang w:val="sv-SE"/>
              </w:rPr>
            </m:ctrlPr>
          </m:sSubPr>
          <m:e>
            <m:r>
              <w:rPr>
                <w:rFonts w:ascii="Cambria Math" w:eastAsia="Times New Roman" w:hAnsi="Cambria Math" w:cs="Times New Roman"/>
                <w:color w:val="1B1C1D"/>
                <w:sz w:val="24"/>
                <w:szCs w:val="24"/>
                <w:lang w:val="sv-SE"/>
              </w:rPr>
              <m:t>π</m:t>
            </m:r>
          </m:e>
          <m:sub>
            <m:r>
              <w:rPr>
                <w:rFonts w:ascii="Cambria Math" w:eastAsia="Times New Roman" w:hAnsi="Cambria Math" w:cs="Times New Roman"/>
                <w:color w:val="1B1C1D"/>
                <w:sz w:val="24"/>
                <w:szCs w:val="24"/>
                <w:lang w:val="sv-SE"/>
              </w:rPr>
              <m:t>1</m:t>
            </m:r>
          </m:sub>
        </m:sSub>
        <m:r>
          <w:rPr>
            <w:rFonts w:ascii="Cambria Math" w:eastAsia="Times New Roman" w:hAnsi="Cambria Math" w:cs="Times New Roman"/>
            <w:color w:val="1B1C1D"/>
            <w:sz w:val="24"/>
            <w:szCs w:val="24"/>
            <w:lang w:val="sv-SE"/>
          </w:rPr>
          <m:t>,</m:t>
        </m:r>
        <m:sSub>
          <m:sSubPr>
            <m:ctrlPr>
              <w:rPr>
                <w:rFonts w:ascii="Cambria Math" w:eastAsia="Times New Roman" w:hAnsi="Cambria Math" w:cs="Times New Roman"/>
                <w:i/>
                <w:color w:val="1B1C1D"/>
                <w:sz w:val="24"/>
                <w:szCs w:val="24"/>
                <w:lang w:val="sv-SE"/>
              </w:rPr>
            </m:ctrlPr>
          </m:sSubPr>
          <m:e>
            <m:r>
              <w:rPr>
                <w:rFonts w:ascii="Cambria Math" w:eastAsia="Times New Roman" w:hAnsi="Cambria Math" w:cs="Times New Roman"/>
                <w:color w:val="1B1C1D"/>
                <w:sz w:val="24"/>
                <w:szCs w:val="24"/>
                <w:lang w:val="sv-SE"/>
              </w:rPr>
              <m:t>π</m:t>
            </m:r>
          </m:e>
          <m:sub>
            <m:r>
              <w:rPr>
                <w:rFonts w:ascii="Cambria Math" w:eastAsia="Times New Roman" w:hAnsi="Cambria Math" w:cs="Times New Roman"/>
                <w:color w:val="1B1C1D"/>
                <w:sz w:val="24"/>
                <w:szCs w:val="24"/>
                <w:lang w:val="sv-SE"/>
              </w:rPr>
              <m:t>2</m:t>
            </m:r>
          </m:sub>
        </m:sSub>
        <m:r>
          <w:rPr>
            <w:rFonts w:ascii="Cambria Math" w:eastAsia="Times New Roman" w:hAnsi="Cambria Math" w:cs="Times New Roman"/>
            <w:color w:val="1B1C1D"/>
            <w:sz w:val="24"/>
            <w:szCs w:val="24"/>
            <w:lang w:val="sv-SE"/>
          </w:rPr>
          <m:t xml:space="preserve">, …, </m:t>
        </m:r>
        <m:sSub>
          <m:sSubPr>
            <m:ctrlPr>
              <w:rPr>
                <w:rFonts w:ascii="Cambria Math" w:eastAsia="Times New Roman" w:hAnsi="Cambria Math" w:cs="Times New Roman"/>
                <w:i/>
                <w:color w:val="1B1C1D"/>
                <w:sz w:val="24"/>
                <w:szCs w:val="24"/>
                <w:lang w:val="sv-SE"/>
              </w:rPr>
            </m:ctrlPr>
          </m:sSubPr>
          <m:e>
            <m:r>
              <w:rPr>
                <w:rFonts w:ascii="Cambria Math" w:eastAsia="Times New Roman" w:hAnsi="Cambria Math" w:cs="Times New Roman"/>
                <w:color w:val="1B1C1D"/>
                <w:sz w:val="24"/>
                <w:szCs w:val="24"/>
                <w:lang w:val="sv-SE"/>
              </w:rPr>
              <m:t>π</m:t>
            </m:r>
          </m:e>
          <m:sub>
            <m:r>
              <w:rPr>
                <w:rFonts w:ascii="Cambria Math" w:eastAsia="Times New Roman" w:hAnsi="Cambria Math" w:cs="Times New Roman"/>
                <w:color w:val="1B1C1D"/>
                <w:sz w:val="24"/>
                <w:szCs w:val="24"/>
                <w:lang w:val="sv-SE"/>
              </w:rPr>
              <m:t>N</m:t>
            </m:r>
          </m:sub>
        </m:sSub>
        <m:r>
          <w:rPr>
            <w:rFonts w:ascii="Cambria Math" w:eastAsia="Times New Roman" w:hAnsi="Cambria Math" w:cs="Times New Roman"/>
            <w:color w:val="1B1C1D"/>
            <w:sz w:val="24"/>
            <w:szCs w:val="24"/>
            <w:lang w:val="sv-SE"/>
          </w:rPr>
          <m:t>]</m:t>
        </m:r>
      </m:oMath>
      <w:r w:rsidR="00A24C14">
        <w:rPr>
          <w:rFonts w:ascii="Times New Roman" w:eastAsia="Times New Roman" w:hAnsi="Times New Roman" w:cs="Times New Roman"/>
          <w:color w:val="1B1C1D"/>
          <w:sz w:val="24"/>
          <w:szCs w:val="24"/>
          <w:lang w:val="sv-SE"/>
        </w:rPr>
        <w:t xml:space="preserve"> </w:t>
      </w:r>
      <w:r w:rsidRPr="005E1DDF">
        <w:rPr>
          <w:rFonts w:ascii="Times New Roman" w:eastAsia="Times New Roman" w:hAnsi="Times New Roman" w:cs="Times New Roman"/>
          <w:color w:val="1B1C1D"/>
          <w:sz w:val="24"/>
          <w:szCs w:val="24"/>
          <w:lang w:val="sv-SE"/>
        </w:rPr>
        <w:t>dicari dengan menyelesaikan sistem persamaan linear</w:t>
      </w:r>
      <w:r w:rsidR="00B60429">
        <w:rPr>
          <w:rFonts w:ascii="Times New Roman" w:eastAsia="Times New Roman" w:hAnsi="Times New Roman" w:cs="Times New Roman"/>
          <w:color w:val="1B1C1D"/>
          <w:sz w:val="24"/>
          <w:szCs w:val="24"/>
          <w:lang w:val="sv-SE"/>
        </w:rPr>
        <w:t xml:space="preserve"> seperti pada Persamaan 5</w:t>
      </w:r>
      <w:r w:rsidR="00750B38">
        <w:rPr>
          <w:rFonts w:ascii="Times New Roman" w:eastAsia="Times New Roman" w:hAnsi="Times New Roman" w:cs="Times New Roman"/>
          <w:color w:val="1B1C1D"/>
          <w:sz w:val="24"/>
          <w:szCs w:val="24"/>
          <w:lang w:val="sv-SE"/>
        </w:rPr>
        <w:t>.</w:t>
      </w:r>
      <w:r w:rsidR="0089252C">
        <w:rPr>
          <w:rFonts w:ascii="Times New Roman" w:eastAsia="Times New Roman" w:hAnsi="Times New Roman" w:cs="Times New Roman"/>
          <w:color w:val="1B1C1D"/>
          <w:sz w:val="24"/>
          <w:szCs w:val="24"/>
          <w:lang w:val="sv-SE"/>
        </w:rPr>
        <w:t xml:space="preserve"> </w:t>
      </w:r>
      <w:r w:rsidRPr="005E1DDF">
        <w:rPr>
          <w:rFonts w:ascii="Times New Roman" w:eastAsia="Times New Roman" w:hAnsi="Times New Roman" w:cs="Times New Roman"/>
          <w:color w:val="1B1C1D"/>
          <w:sz w:val="24"/>
          <w:szCs w:val="24"/>
          <w:lang w:val="sv-SE"/>
        </w:rPr>
        <w:t>Analisis ini digunakan untuk mengetahui pangsa pasar ekuilibrium jangka panjang dari setiap merek laptop.</w:t>
      </w:r>
    </w:p>
    <w:p w14:paraId="6B910562" w14:textId="222FF95F" w:rsidR="007408BD" w:rsidRDefault="00666E52">
      <w:pPr>
        <w:pStyle w:val="Judul2"/>
        <w:keepNext w:val="0"/>
        <w:keepLines w:val="0"/>
        <w:widowControl w:val="0"/>
        <w:spacing w:before="0" w:line="360" w:lineRule="auto"/>
        <w:rPr>
          <w:rFonts w:ascii="Times New Roman" w:eastAsia="Times New Roman" w:hAnsi="Times New Roman" w:cs="Times New Roman"/>
          <w:b/>
          <w:color w:val="1B1C1D"/>
          <w:sz w:val="36"/>
          <w:szCs w:val="36"/>
          <w:lang w:val="en-US"/>
        </w:rPr>
      </w:pPr>
      <w:bookmarkStart w:id="91" w:name="_Toc215078195"/>
      <w:bookmarkStart w:id="92" w:name="_Toc215092586"/>
      <w:r w:rsidRPr="5864432C">
        <w:rPr>
          <w:rFonts w:ascii="Times New Roman" w:eastAsia="Times New Roman" w:hAnsi="Times New Roman" w:cs="Times New Roman"/>
          <w:b/>
          <w:sz w:val="24"/>
          <w:szCs w:val="24"/>
          <w:lang w:val="en-US"/>
        </w:rPr>
        <w:t>3.</w:t>
      </w:r>
      <w:r w:rsidR="0089252C">
        <w:rPr>
          <w:rFonts w:ascii="Times New Roman" w:eastAsia="Times New Roman" w:hAnsi="Times New Roman" w:cs="Times New Roman"/>
          <w:b/>
          <w:sz w:val="24"/>
          <w:szCs w:val="24"/>
          <w:lang w:val="en-US"/>
        </w:rPr>
        <w:t>6</w:t>
      </w:r>
      <w:r w:rsidRPr="5864432C">
        <w:rPr>
          <w:rFonts w:ascii="Times New Roman" w:eastAsia="Times New Roman" w:hAnsi="Times New Roman" w:cs="Times New Roman"/>
          <w:b/>
          <w:sz w:val="24"/>
          <w:szCs w:val="24"/>
          <w:lang w:val="en-US"/>
        </w:rPr>
        <w:t xml:space="preserve"> Alur Penelitian</w:t>
      </w:r>
      <w:bookmarkEnd w:id="91"/>
      <w:bookmarkEnd w:id="92"/>
    </w:p>
    <w:p w14:paraId="358871BF" w14:textId="694D6AC3" w:rsidR="007408BD" w:rsidRDefault="00666E52">
      <w:pPr>
        <w:widowControl w:val="0"/>
        <w:spacing w:after="120" w:line="360" w:lineRule="auto"/>
        <w:rPr>
          <w:rFonts w:ascii="Times New Roman" w:eastAsia="Times New Roman" w:hAnsi="Times New Roman" w:cs="Times New Roman"/>
          <w:color w:val="1B1C1D"/>
          <w:sz w:val="24"/>
          <w:szCs w:val="24"/>
          <w:lang w:val="en-US"/>
        </w:rPr>
      </w:pPr>
      <w:r w:rsidRPr="5864432C">
        <w:rPr>
          <w:rFonts w:ascii="Times New Roman" w:eastAsia="Times New Roman" w:hAnsi="Times New Roman" w:cs="Times New Roman"/>
          <w:color w:val="1B1C1D"/>
          <w:sz w:val="24"/>
          <w:szCs w:val="24"/>
          <w:lang w:val="en-US"/>
        </w:rPr>
        <w:t xml:space="preserve">Tahapan penelitian disusun secara sistematis </w:t>
      </w:r>
      <w:r w:rsidR="0089252C">
        <w:rPr>
          <w:rFonts w:ascii="Times New Roman" w:eastAsia="Times New Roman" w:hAnsi="Times New Roman" w:cs="Times New Roman"/>
          <w:color w:val="1B1C1D"/>
          <w:sz w:val="24"/>
          <w:szCs w:val="24"/>
          <w:lang w:val="en-US"/>
        </w:rPr>
        <w:t>seperti yang ditujukkan pada Gambar 3.1.</w:t>
      </w:r>
    </w:p>
    <w:p w14:paraId="64FB3DF6" w14:textId="77777777" w:rsidR="0089252C" w:rsidRDefault="0089252C" w:rsidP="0089252C">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726D115" wp14:editId="172FCC67">
            <wp:extent cx="2253882" cy="7910513"/>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2253882" cy="7910513"/>
                    </a:xfrm>
                    <a:prstGeom prst="rect">
                      <a:avLst/>
                    </a:prstGeom>
                    <a:ln/>
                  </pic:spPr>
                </pic:pic>
              </a:graphicData>
            </a:graphic>
          </wp:inline>
        </w:drawing>
      </w:r>
    </w:p>
    <w:p w14:paraId="54CC6CF4" w14:textId="44388A55" w:rsidR="0089252C" w:rsidRPr="0089252C" w:rsidRDefault="0089252C" w:rsidP="0089252C">
      <w:pPr>
        <w:jc w:val="center"/>
        <w:rPr>
          <w:rFonts w:ascii="Times New Roman" w:eastAsia="Times New Roman" w:hAnsi="Times New Roman" w:cs="Times New Roman"/>
          <w:lang w:val="en-US"/>
        </w:rPr>
      </w:pPr>
      <w:r w:rsidRPr="5864432C">
        <w:rPr>
          <w:rFonts w:ascii="Times New Roman" w:eastAsia="Times New Roman" w:hAnsi="Times New Roman" w:cs="Times New Roman"/>
          <w:b/>
          <w:lang w:val="en-US"/>
        </w:rPr>
        <w:t>Gambar 3.1</w:t>
      </w:r>
      <w:r w:rsidRPr="5864432C">
        <w:rPr>
          <w:rFonts w:ascii="Times New Roman" w:eastAsia="Times New Roman" w:hAnsi="Times New Roman" w:cs="Times New Roman"/>
          <w:lang w:val="en-US"/>
        </w:rPr>
        <w:t xml:space="preserve"> Diagram Alir Prosedur Penelitian Analisis Rantai Markov</w:t>
      </w:r>
    </w:p>
    <w:p w14:paraId="49BD0B12" w14:textId="10463A70" w:rsidR="007408BD" w:rsidRDefault="00D7423B" w:rsidP="00D7423B">
      <w:pPr>
        <w:spacing w:after="240" w:line="360" w:lineRule="auto"/>
        <w:jc w:val="both"/>
        <w:rPr>
          <w:rFonts w:ascii="Times New Roman" w:eastAsia="Times New Roman" w:hAnsi="Times New Roman" w:cs="Times New Roman"/>
          <w:sz w:val="24"/>
          <w:szCs w:val="24"/>
          <w:lang w:val="sv-SE"/>
        </w:rPr>
      </w:pPr>
      <w:r w:rsidRPr="00D7423B">
        <w:rPr>
          <w:rFonts w:ascii="Times New Roman" w:eastAsia="Times New Roman" w:hAnsi="Times New Roman" w:cs="Times New Roman"/>
          <w:sz w:val="24"/>
          <w:szCs w:val="24"/>
          <w:lang w:val="sv-SE"/>
        </w:rPr>
        <w:t>Proses analisis diawali dengan identifikasi masalah, yaitu mengamati</w:t>
      </w:r>
      <w:r w:rsidR="00666E52" w:rsidRPr="00D7423B">
        <w:rPr>
          <w:rFonts w:ascii="Times New Roman" w:eastAsia="Times New Roman" w:hAnsi="Times New Roman" w:cs="Times New Roman"/>
          <w:sz w:val="24"/>
          <w:szCs w:val="24"/>
          <w:lang w:val="sv-SE"/>
        </w:rPr>
        <w:t xml:space="preserve"> fenomena pergantian merek laptop di kalangan mahasiswa.</w:t>
      </w:r>
      <w:r w:rsidRPr="00D7423B">
        <w:rPr>
          <w:rFonts w:ascii="Times New Roman" w:eastAsia="Times New Roman" w:hAnsi="Times New Roman" w:cs="Times New Roman"/>
          <w:sz w:val="24"/>
          <w:szCs w:val="24"/>
          <w:lang w:val="sv-SE"/>
        </w:rPr>
        <w:t xml:space="preserve"> Selanjutnya dilakukan pengumpulan data melalui penyebaran kuesioner kepada mahasiswa ITERA. Tahap pra</w:t>
      </w:r>
      <w:r w:rsidR="00666E52" w:rsidRPr="00D7423B">
        <w:rPr>
          <w:rFonts w:ascii="Times New Roman" w:eastAsia="Times New Roman" w:hAnsi="Times New Roman" w:cs="Times New Roman"/>
          <w:sz w:val="24"/>
          <w:szCs w:val="24"/>
          <w:lang w:val="sv-SE"/>
        </w:rPr>
        <w:t xml:space="preserve">-pemrosesan </w:t>
      </w:r>
      <w:r w:rsidRPr="00D7423B">
        <w:rPr>
          <w:rFonts w:ascii="Times New Roman" w:eastAsia="Times New Roman" w:hAnsi="Times New Roman" w:cs="Times New Roman"/>
          <w:sz w:val="24"/>
          <w:szCs w:val="24"/>
          <w:lang w:val="sv-SE"/>
        </w:rPr>
        <w:t xml:space="preserve">data mencakup pembersihan data, seperti </w:t>
      </w:r>
      <w:r w:rsidR="00666E52" w:rsidRPr="00D7423B">
        <w:rPr>
          <w:rFonts w:ascii="Times New Roman" w:eastAsia="Times New Roman" w:hAnsi="Times New Roman" w:cs="Times New Roman"/>
          <w:sz w:val="24"/>
          <w:szCs w:val="24"/>
          <w:lang w:val="sv-SE"/>
        </w:rPr>
        <w:t xml:space="preserve">standardisasi </w:t>
      </w:r>
      <w:r w:rsidRPr="00D7423B">
        <w:rPr>
          <w:rFonts w:ascii="Times New Roman" w:eastAsia="Times New Roman" w:hAnsi="Times New Roman" w:cs="Times New Roman"/>
          <w:sz w:val="24"/>
          <w:szCs w:val="24"/>
          <w:lang w:val="sv-SE"/>
        </w:rPr>
        <w:t xml:space="preserve">penulisan </w:t>
      </w:r>
      <w:r w:rsidR="00666E52" w:rsidRPr="00D7423B">
        <w:rPr>
          <w:rFonts w:ascii="Times New Roman" w:eastAsia="Times New Roman" w:hAnsi="Times New Roman" w:cs="Times New Roman"/>
          <w:sz w:val="24"/>
          <w:szCs w:val="24"/>
          <w:lang w:val="sv-SE"/>
        </w:rPr>
        <w:t xml:space="preserve">nama merek </w:t>
      </w:r>
      <w:r w:rsidRPr="00D7423B">
        <w:rPr>
          <w:rFonts w:ascii="Times New Roman" w:eastAsia="Times New Roman" w:hAnsi="Times New Roman" w:cs="Times New Roman"/>
          <w:sz w:val="24"/>
          <w:szCs w:val="24"/>
          <w:lang w:val="sv-SE"/>
        </w:rPr>
        <w:t>(misalnya “</w:t>
      </w:r>
      <w:r w:rsidR="00666E52" w:rsidRPr="00D7423B">
        <w:rPr>
          <w:rFonts w:ascii="Times New Roman" w:eastAsia="Times New Roman" w:hAnsi="Times New Roman" w:cs="Times New Roman"/>
          <w:sz w:val="24"/>
          <w:szCs w:val="24"/>
          <w:lang w:val="sv-SE"/>
        </w:rPr>
        <w:t>Hp</w:t>
      </w:r>
      <w:r w:rsidRPr="00D7423B">
        <w:rPr>
          <w:rFonts w:ascii="Times New Roman" w:eastAsia="Times New Roman" w:hAnsi="Times New Roman" w:cs="Times New Roman"/>
          <w:sz w:val="24"/>
          <w:szCs w:val="24"/>
          <w:lang w:val="sv-SE"/>
        </w:rPr>
        <w:t>”</w:t>
      </w:r>
      <w:r w:rsidR="00666E52" w:rsidRPr="00D7423B">
        <w:rPr>
          <w:rFonts w:ascii="Times New Roman" w:eastAsia="Times New Roman" w:hAnsi="Times New Roman" w:cs="Times New Roman"/>
          <w:sz w:val="24"/>
          <w:szCs w:val="24"/>
          <w:lang w:val="sv-SE"/>
        </w:rPr>
        <w:t xml:space="preserve"> menjadi </w:t>
      </w:r>
      <w:r w:rsidRPr="00D7423B">
        <w:rPr>
          <w:rFonts w:ascii="Times New Roman" w:eastAsia="Times New Roman" w:hAnsi="Times New Roman" w:cs="Times New Roman"/>
          <w:sz w:val="24"/>
          <w:szCs w:val="24"/>
          <w:lang w:val="sv-SE"/>
        </w:rPr>
        <w:t>“</w:t>
      </w:r>
      <w:r w:rsidR="00666E52" w:rsidRPr="00D7423B">
        <w:rPr>
          <w:rFonts w:ascii="Times New Roman" w:eastAsia="Times New Roman" w:hAnsi="Times New Roman" w:cs="Times New Roman"/>
          <w:sz w:val="24"/>
          <w:szCs w:val="24"/>
          <w:lang w:val="sv-SE"/>
        </w:rPr>
        <w:t>HP</w:t>
      </w:r>
      <w:r w:rsidRPr="00D7423B">
        <w:rPr>
          <w:rFonts w:ascii="Times New Roman" w:eastAsia="Times New Roman" w:hAnsi="Times New Roman" w:cs="Times New Roman"/>
          <w:sz w:val="24"/>
          <w:szCs w:val="24"/>
          <w:lang w:val="sv-SE"/>
        </w:rPr>
        <w:t>”), serta pemetaan</w:t>
      </w:r>
      <w:r w:rsidR="00666E52" w:rsidRPr="00D7423B">
        <w:rPr>
          <w:rFonts w:ascii="Times New Roman" w:eastAsia="Times New Roman" w:hAnsi="Times New Roman" w:cs="Times New Roman"/>
          <w:sz w:val="24"/>
          <w:szCs w:val="24"/>
          <w:lang w:val="sv-SE"/>
        </w:rPr>
        <w:t xml:space="preserve"> data ke dalam matriks frekuensi.</w:t>
      </w:r>
      <w:r w:rsidRPr="00D7423B">
        <w:rPr>
          <w:rFonts w:ascii="Times New Roman" w:eastAsia="Times New Roman" w:hAnsi="Times New Roman" w:cs="Times New Roman"/>
          <w:sz w:val="24"/>
          <w:szCs w:val="24"/>
          <w:lang w:val="sv-SE"/>
        </w:rPr>
        <w:t xml:space="preserve"> Setelah itu dilakukan perhitungan matriks transisi untuk memperoleh</w:t>
      </w:r>
      <w:r w:rsidR="00666E52" w:rsidRPr="00D7423B">
        <w:rPr>
          <w:rFonts w:ascii="Times New Roman" w:eastAsia="Times New Roman" w:hAnsi="Times New Roman" w:cs="Times New Roman"/>
          <w:sz w:val="24"/>
          <w:szCs w:val="24"/>
          <w:lang w:val="sv-SE"/>
        </w:rPr>
        <w:t xml:space="preserve"> peluang perpindahan antar merek</w:t>
      </w:r>
      <w:r w:rsidRPr="00D7423B">
        <w:rPr>
          <w:rFonts w:ascii="Times New Roman" w:eastAsia="Times New Roman" w:hAnsi="Times New Roman" w:cs="Times New Roman"/>
          <w:sz w:val="24"/>
          <w:szCs w:val="24"/>
          <w:lang w:val="sv-SE"/>
        </w:rPr>
        <w:t>, yang kemudian dianalisis menggunakan Rantai Markov melalui</w:t>
      </w:r>
      <w:r w:rsidR="00666E52" w:rsidRPr="00D7423B">
        <w:rPr>
          <w:rFonts w:ascii="Times New Roman" w:eastAsia="Times New Roman" w:hAnsi="Times New Roman" w:cs="Times New Roman"/>
          <w:sz w:val="24"/>
          <w:szCs w:val="24"/>
          <w:lang w:val="sv-SE"/>
        </w:rPr>
        <w:t xml:space="preserve"> klasifikasi state, prediksi </w:t>
      </w:r>
      <w:r w:rsidRPr="00D7423B">
        <w:rPr>
          <w:rFonts w:ascii="Times New Roman" w:eastAsia="Times New Roman" w:hAnsi="Times New Roman" w:cs="Times New Roman"/>
          <w:sz w:val="24"/>
          <w:szCs w:val="24"/>
          <w:lang w:val="sv-SE"/>
        </w:rPr>
        <w:t>n</w:t>
      </w:r>
      <w:r w:rsidR="00666E52" w:rsidRPr="00D7423B">
        <w:rPr>
          <w:rFonts w:ascii="Times New Roman" w:eastAsia="Times New Roman" w:hAnsi="Times New Roman" w:cs="Times New Roman"/>
          <w:sz w:val="24"/>
          <w:szCs w:val="24"/>
          <w:lang w:val="sv-SE"/>
        </w:rPr>
        <w:t>-langkah, dan analisis kestabilan.</w:t>
      </w:r>
      <w:r w:rsidRPr="00D7423B">
        <w:rPr>
          <w:rFonts w:ascii="Times New Roman" w:eastAsia="Times New Roman" w:hAnsi="Times New Roman" w:cs="Times New Roman"/>
          <w:sz w:val="24"/>
          <w:szCs w:val="24"/>
          <w:lang w:val="sv-SE"/>
        </w:rPr>
        <w:t xml:space="preserve"> Tahap akhir adalah penarikan kesimpulan</w:t>
      </w:r>
      <w:r w:rsidR="00666E52" w:rsidRPr="00D7423B">
        <w:rPr>
          <w:rFonts w:ascii="Times New Roman" w:eastAsia="Times New Roman" w:hAnsi="Times New Roman" w:cs="Times New Roman"/>
          <w:sz w:val="24"/>
          <w:szCs w:val="24"/>
          <w:lang w:val="sv-SE"/>
        </w:rPr>
        <w:t xml:space="preserve"> mengenai merek yang </w:t>
      </w:r>
      <w:r w:rsidRPr="00D7423B">
        <w:rPr>
          <w:rFonts w:ascii="Times New Roman" w:eastAsia="Times New Roman" w:hAnsi="Times New Roman" w:cs="Times New Roman"/>
          <w:sz w:val="24"/>
          <w:szCs w:val="24"/>
          <w:lang w:val="sv-SE"/>
        </w:rPr>
        <w:t xml:space="preserve">cenderung </w:t>
      </w:r>
      <w:r w:rsidR="00666E52" w:rsidRPr="00D7423B">
        <w:rPr>
          <w:rFonts w:ascii="Times New Roman" w:eastAsia="Times New Roman" w:hAnsi="Times New Roman" w:cs="Times New Roman"/>
          <w:sz w:val="24"/>
          <w:szCs w:val="24"/>
          <w:lang w:val="sv-SE"/>
        </w:rPr>
        <w:t xml:space="preserve">mendominasi dan merek yang </w:t>
      </w:r>
      <w:r w:rsidRPr="00D7423B">
        <w:rPr>
          <w:rFonts w:ascii="Times New Roman" w:eastAsia="Times New Roman" w:hAnsi="Times New Roman" w:cs="Times New Roman"/>
          <w:sz w:val="24"/>
          <w:szCs w:val="24"/>
          <w:lang w:val="sv-SE"/>
        </w:rPr>
        <w:t xml:space="preserve">mulai </w:t>
      </w:r>
      <w:r w:rsidR="00666E52" w:rsidRPr="00D7423B">
        <w:rPr>
          <w:rFonts w:ascii="Times New Roman" w:eastAsia="Times New Roman" w:hAnsi="Times New Roman" w:cs="Times New Roman"/>
          <w:sz w:val="24"/>
          <w:szCs w:val="24"/>
          <w:lang w:val="sv-SE"/>
        </w:rPr>
        <w:t>ditinggalkan</w:t>
      </w:r>
      <w:r w:rsidRPr="00D7423B">
        <w:rPr>
          <w:rFonts w:ascii="Times New Roman" w:eastAsia="Times New Roman" w:hAnsi="Times New Roman" w:cs="Times New Roman"/>
          <w:sz w:val="24"/>
          <w:szCs w:val="24"/>
          <w:lang w:val="sv-SE"/>
        </w:rPr>
        <w:t xml:space="preserve"> oleh pengguna.</w:t>
      </w:r>
    </w:p>
    <w:p w14:paraId="6636CF51" w14:textId="77777777" w:rsidR="00D7423B" w:rsidRDefault="00D7423B" w:rsidP="00D7423B">
      <w:pPr>
        <w:spacing w:after="240" w:line="360" w:lineRule="auto"/>
        <w:jc w:val="both"/>
        <w:rPr>
          <w:rFonts w:ascii="Times New Roman" w:eastAsia="Times New Roman" w:hAnsi="Times New Roman" w:cs="Times New Roman"/>
          <w:sz w:val="24"/>
          <w:szCs w:val="24"/>
          <w:lang w:val="sv-SE"/>
        </w:rPr>
      </w:pPr>
    </w:p>
    <w:p w14:paraId="6B3AEEFC" w14:textId="77777777" w:rsidR="00D7423B" w:rsidRDefault="00D7423B" w:rsidP="00D7423B">
      <w:pPr>
        <w:spacing w:after="240" w:line="360" w:lineRule="auto"/>
        <w:jc w:val="both"/>
        <w:rPr>
          <w:rFonts w:ascii="Times New Roman" w:eastAsia="Times New Roman" w:hAnsi="Times New Roman" w:cs="Times New Roman"/>
          <w:sz w:val="24"/>
          <w:szCs w:val="24"/>
          <w:lang w:val="sv-SE"/>
        </w:rPr>
      </w:pPr>
    </w:p>
    <w:p w14:paraId="2B898597" w14:textId="77777777" w:rsidR="00D7423B" w:rsidRDefault="00D7423B" w:rsidP="00D7423B">
      <w:pPr>
        <w:spacing w:after="240" w:line="360" w:lineRule="auto"/>
        <w:jc w:val="both"/>
        <w:rPr>
          <w:rFonts w:ascii="Times New Roman" w:eastAsia="Times New Roman" w:hAnsi="Times New Roman" w:cs="Times New Roman"/>
          <w:sz w:val="24"/>
          <w:szCs w:val="24"/>
          <w:lang w:val="sv-SE"/>
        </w:rPr>
      </w:pPr>
    </w:p>
    <w:p w14:paraId="1A24B33D" w14:textId="77777777" w:rsidR="00D7423B" w:rsidRDefault="00D7423B" w:rsidP="00D7423B">
      <w:pPr>
        <w:spacing w:after="240" w:line="360" w:lineRule="auto"/>
        <w:jc w:val="both"/>
        <w:rPr>
          <w:rFonts w:ascii="Times New Roman" w:eastAsia="Times New Roman" w:hAnsi="Times New Roman" w:cs="Times New Roman"/>
          <w:sz w:val="24"/>
          <w:szCs w:val="24"/>
          <w:lang w:val="sv-SE"/>
        </w:rPr>
      </w:pPr>
    </w:p>
    <w:p w14:paraId="30751C8C" w14:textId="77777777" w:rsidR="00D7423B" w:rsidRDefault="00D7423B" w:rsidP="00D7423B">
      <w:pPr>
        <w:spacing w:after="240" w:line="360" w:lineRule="auto"/>
        <w:jc w:val="both"/>
        <w:rPr>
          <w:rFonts w:ascii="Times New Roman" w:eastAsia="Times New Roman" w:hAnsi="Times New Roman" w:cs="Times New Roman"/>
          <w:sz w:val="24"/>
          <w:szCs w:val="24"/>
          <w:lang w:val="sv-SE"/>
        </w:rPr>
      </w:pPr>
    </w:p>
    <w:p w14:paraId="37303F3F" w14:textId="77777777" w:rsidR="00D7423B" w:rsidRDefault="00D7423B" w:rsidP="00D7423B">
      <w:pPr>
        <w:spacing w:after="240" w:line="360" w:lineRule="auto"/>
        <w:jc w:val="both"/>
        <w:rPr>
          <w:rFonts w:ascii="Times New Roman" w:eastAsia="Times New Roman" w:hAnsi="Times New Roman" w:cs="Times New Roman"/>
          <w:sz w:val="24"/>
          <w:szCs w:val="24"/>
          <w:lang w:val="sv-SE"/>
        </w:rPr>
      </w:pPr>
    </w:p>
    <w:p w14:paraId="5E3394E3" w14:textId="77777777" w:rsidR="00D7423B" w:rsidRDefault="00D7423B" w:rsidP="00D7423B">
      <w:pPr>
        <w:spacing w:after="240" w:line="360" w:lineRule="auto"/>
        <w:jc w:val="both"/>
        <w:rPr>
          <w:rFonts w:ascii="Times New Roman" w:eastAsia="Times New Roman" w:hAnsi="Times New Roman" w:cs="Times New Roman"/>
          <w:sz w:val="24"/>
          <w:szCs w:val="24"/>
          <w:lang w:val="sv-SE"/>
        </w:rPr>
      </w:pPr>
    </w:p>
    <w:p w14:paraId="58087130" w14:textId="77777777" w:rsidR="00D7423B" w:rsidRDefault="00D7423B" w:rsidP="00D7423B">
      <w:pPr>
        <w:spacing w:after="240" w:line="360" w:lineRule="auto"/>
        <w:jc w:val="both"/>
        <w:rPr>
          <w:rFonts w:ascii="Times New Roman" w:eastAsia="Times New Roman" w:hAnsi="Times New Roman" w:cs="Times New Roman"/>
          <w:sz w:val="24"/>
          <w:szCs w:val="24"/>
          <w:lang w:val="sv-SE"/>
        </w:rPr>
      </w:pPr>
    </w:p>
    <w:p w14:paraId="79E186BE" w14:textId="77777777" w:rsidR="00D7423B" w:rsidRPr="00D7423B" w:rsidRDefault="00D7423B" w:rsidP="00D7423B">
      <w:pPr>
        <w:spacing w:after="240" w:line="360" w:lineRule="auto"/>
        <w:jc w:val="both"/>
        <w:rPr>
          <w:rFonts w:ascii="Times New Roman" w:eastAsia="Times New Roman" w:hAnsi="Times New Roman" w:cs="Times New Roman"/>
          <w:sz w:val="24"/>
          <w:szCs w:val="24"/>
          <w:lang w:val="sv-SE"/>
        </w:rPr>
      </w:pPr>
    </w:p>
    <w:p w14:paraId="209A601F" w14:textId="77777777" w:rsidR="007408BD" w:rsidRDefault="00666E52">
      <w:pPr>
        <w:pStyle w:val="Judul1"/>
        <w:spacing w:before="0" w:after="0" w:line="360" w:lineRule="auto"/>
        <w:jc w:val="center"/>
        <w:rPr>
          <w:rFonts w:ascii="Times New Roman" w:eastAsia="Times New Roman" w:hAnsi="Times New Roman" w:cs="Times New Roman"/>
          <w:b/>
          <w:bCs/>
          <w:sz w:val="28"/>
          <w:szCs w:val="28"/>
        </w:rPr>
      </w:pPr>
      <w:bookmarkStart w:id="93" w:name="_hlef6ghe67zm" w:colFirst="0" w:colLast="0"/>
      <w:bookmarkStart w:id="94" w:name="_Toc215078196"/>
      <w:bookmarkStart w:id="95" w:name="_Toc215092587"/>
      <w:bookmarkEnd w:id="93"/>
      <w:r>
        <w:rPr>
          <w:rFonts w:ascii="Times New Roman" w:eastAsia="Times New Roman" w:hAnsi="Times New Roman" w:cs="Times New Roman"/>
          <w:b/>
          <w:bCs/>
          <w:sz w:val="28"/>
          <w:szCs w:val="28"/>
        </w:rPr>
        <w:t xml:space="preserve">BAB IV </w:t>
      </w:r>
      <w:r>
        <w:rPr>
          <w:rFonts w:ascii="Times New Roman" w:eastAsia="Times New Roman" w:hAnsi="Times New Roman" w:cs="Times New Roman"/>
          <w:b/>
          <w:bCs/>
          <w:sz w:val="28"/>
          <w:szCs w:val="28"/>
        </w:rPr>
        <w:br/>
        <w:t>HASIL DAN PEMBAHASAN</w:t>
      </w:r>
      <w:bookmarkEnd w:id="94"/>
      <w:bookmarkEnd w:id="95"/>
    </w:p>
    <w:p w14:paraId="5D66543C" w14:textId="77777777" w:rsidR="007408BD" w:rsidRDefault="00666E52">
      <w:pPr>
        <w:pStyle w:val="Judul2"/>
        <w:rPr>
          <w:rFonts w:ascii="Times New Roman" w:eastAsia="Times New Roman" w:hAnsi="Times New Roman" w:cs="Times New Roman"/>
          <w:b/>
          <w:bCs/>
          <w:sz w:val="24"/>
          <w:szCs w:val="24"/>
        </w:rPr>
      </w:pPr>
      <w:bookmarkStart w:id="96" w:name="_4s6c4m6xktfi" w:colFirst="0" w:colLast="0"/>
      <w:bookmarkStart w:id="97" w:name="_Toc215078197"/>
      <w:bookmarkStart w:id="98" w:name="_Toc215092588"/>
      <w:bookmarkEnd w:id="96"/>
      <w:r>
        <w:rPr>
          <w:rFonts w:ascii="Times New Roman" w:eastAsia="Times New Roman" w:hAnsi="Times New Roman" w:cs="Times New Roman"/>
          <w:b/>
          <w:bCs/>
          <w:sz w:val="24"/>
          <w:szCs w:val="24"/>
        </w:rPr>
        <w:t>4.1 Hasil</w:t>
      </w:r>
      <w:bookmarkEnd w:id="97"/>
      <w:bookmarkEnd w:id="98"/>
    </w:p>
    <w:p w14:paraId="39BA6CDF" w14:textId="77777777" w:rsidR="007408BD" w:rsidRDefault="00666E52">
      <w:pPr>
        <w:pStyle w:val="Judul3"/>
        <w:spacing w:after="200"/>
        <w:rPr>
          <w:rFonts w:ascii="Times New Roman" w:eastAsia="Times New Roman" w:hAnsi="Times New Roman" w:cs="Times New Roman"/>
          <w:b/>
          <w:bCs/>
          <w:color w:val="000000"/>
          <w:sz w:val="24"/>
          <w:szCs w:val="24"/>
        </w:rPr>
      </w:pPr>
      <w:bookmarkStart w:id="99" w:name="_bhoywwv6btjk" w:colFirst="0" w:colLast="0"/>
      <w:bookmarkStart w:id="100" w:name="_Toc215078198"/>
      <w:bookmarkStart w:id="101" w:name="_Toc215092589"/>
      <w:bookmarkEnd w:id="99"/>
      <w:r>
        <w:rPr>
          <w:rFonts w:ascii="Times New Roman" w:eastAsia="Times New Roman" w:hAnsi="Times New Roman" w:cs="Times New Roman"/>
          <w:b/>
          <w:bCs/>
          <w:color w:val="000000"/>
          <w:sz w:val="24"/>
          <w:szCs w:val="24"/>
        </w:rPr>
        <w:t>4.1.1 Gambaran Umum Data</w:t>
      </w:r>
      <w:bookmarkEnd w:id="100"/>
      <w:bookmarkEnd w:id="101"/>
    </w:p>
    <w:p w14:paraId="3FEF7024" w14:textId="77777777" w:rsidR="007408BD" w:rsidRPr="005E1DDF" w:rsidRDefault="00666E52">
      <w:pPr>
        <w:spacing w:after="200" w:line="360" w:lineRule="auto"/>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rPr>
        <w:t xml:space="preserve">Data yang digunakan dalam penelitian ini diperoleh melalui survei langsung yang disebarkan kepada mahasiswa Program Studi Sains Data ITERA menggunakan platform </w:t>
      </w:r>
      <w:r>
        <w:rPr>
          <w:rFonts w:ascii="Times New Roman" w:eastAsia="Times New Roman" w:hAnsi="Times New Roman" w:cs="Times New Roman"/>
          <w:i/>
          <w:iCs/>
          <w:sz w:val="24"/>
          <w:szCs w:val="24"/>
        </w:rPr>
        <w:t>Google Form</w:t>
      </w:r>
      <w:r>
        <w:rPr>
          <w:rFonts w:ascii="Times New Roman" w:eastAsia="Times New Roman" w:hAnsi="Times New Roman" w:cs="Times New Roman"/>
          <w:sz w:val="24"/>
          <w:szCs w:val="24"/>
        </w:rPr>
        <w:t xml:space="preserve">. Survei ini bertujuan untuk memperoleh gambaran mengenai preferensi penggunaan laptop serta pola perpindahan merek yang terjadi selama masa perkuliahan. </w:t>
      </w:r>
      <w:r w:rsidRPr="005E1DDF">
        <w:rPr>
          <w:rFonts w:ascii="Times New Roman" w:eastAsia="Times New Roman" w:hAnsi="Times New Roman" w:cs="Times New Roman"/>
          <w:sz w:val="24"/>
          <w:szCs w:val="24"/>
          <w:lang w:val="sv-SE"/>
        </w:rPr>
        <w:t xml:space="preserve">Total responden yang berhasil terkumpul yaitu 81 mahasiswa dari angkatan 2022 hingga 2025. Informasi yang dikumpulkan meliputi angkatan mahasiswa, merek laptop pertama yang digunakan ketika memulai perkuliahan, status apakah laptop tersebut masih digunakan, serta merek laptop yang saat ini digunakan bagi mahasiswa yang telah melakukan pergantian perangkat. Distribusi responden berdasarkan angkatan dapat dilihat pada Tabel 4.1. Dari tabel tersebut, terlihat bahwa responden didominasi oleh mahasiswa angkatan 2024, disusul oleh angkatan 2022 dan 2023. </w:t>
      </w:r>
    </w:p>
    <w:p w14:paraId="5FADF9B5" w14:textId="77777777" w:rsidR="007408BD" w:rsidRDefault="00666E52">
      <w:pPr>
        <w:spacing w:line="360" w:lineRule="auto"/>
        <w:jc w:val="center"/>
        <w:rPr>
          <w:rFonts w:ascii="Times New Roman" w:eastAsia="Times New Roman" w:hAnsi="Times New Roman" w:cs="Times New Roman"/>
          <w:lang w:val="en-US"/>
        </w:rPr>
      </w:pPr>
      <w:r w:rsidRPr="5864432C">
        <w:rPr>
          <w:rFonts w:ascii="Times New Roman" w:eastAsia="Times New Roman" w:hAnsi="Times New Roman" w:cs="Times New Roman"/>
          <w:b/>
          <w:lang w:val="en-US"/>
        </w:rPr>
        <w:t>Tabel 4.1.</w:t>
      </w:r>
      <w:r w:rsidRPr="5864432C">
        <w:rPr>
          <w:rFonts w:ascii="Times New Roman" w:eastAsia="Times New Roman" w:hAnsi="Times New Roman" w:cs="Times New Roman"/>
          <w:lang w:val="en-US"/>
        </w:rPr>
        <w:t xml:space="preserve"> Distribusi Angkatan Responden</w:t>
      </w:r>
    </w:p>
    <w:tbl>
      <w:tblPr>
        <w:tblStyle w:val="a0"/>
        <w:tblW w:w="4980" w:type="dxa"/>
        <w:tblInd w:w="20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20"/>
        <w:gridCol w:w="1905"/>
        <w:gridCol w:w="1755"/>
      </w:tblGrid>
      <w:tr w:rsidR="007408BD" w14:paraId="4DCE0EB0" w14:textId="77777777">
        <w:tc>
          <w:tcPr>
            <w:tcW w:w="1320" w:type="dxa"/>
            <w:tcBorders>
              <w:top w:val="single" w:sz="8" w:space="0" w:color="000000"/>
              <w:bottom w:val="single" w:sz="8" w:space="0" w:color="000000"/>
            </w:tcBorders>
            <w:tcMar>
              <w:top w:w="100" w:type="dxa"/>
              <w:left w:w="100" w:type="dxa"/>
              <w:bottom w:w="100" w:type="dxa"/>
              <w:right w:w="100" w:type="dxa"/>
            </w:tcMar>
          </w:tcPr>
          <w:p w14:paraId="30516C6C"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Angkatan</w:t>
            </w:r>
          </w:p>
        </w:tc>
        <w:tc>
          <w:tcPr>
            <w:tcW w:w="1905" w:type="dxa"/>
            <w:tcBorders>
              <w:top w:val="single" w:sz="8" w:space="0" w:color="000000"/>
              <w:bottom w:val="single" w:sz="8" w:space="0" w:color="000000"/>
            </w:tcBorders>
            <w:tcMar>
              <w:top w:w="100" w:type="dxa"/>
              <w:left w:w="100" w:type="dxa"/>
              <w:bottom w:w="100" w:type="dxa"/>
              <w:right w:w="100" w:type="dxa"/>
            </w:tcMar>
          </w:tcPr>
          <w:p w14:paraId="3EB932A4"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lang w:val="en-US"/>
              </w:rPr>
            </w:pPr>
            <w:r w:rsidRPr="5864432C">
              <w:rPr>
                <w:rFonts w:ascii="Times New Roman" w:eastAsia="Times New Roman" w:hAnsi="Times New Roman" w:cs="Times New Roman"/>
                <w:b/>
                <w:sz w:val="24"/>
                <w:szCs w:val="24"/>
                <w:lang w:val="en-US"/>
              </w:rPr>
              <w:t>Jumlah</w:t>
            </w:r>
          </w:p>
        </w:tc>
        <w:tc>
          <w:tcPr>
            <w:tcW w:w="1755" w:type="dxa"/>
            <w:tcBorders>
              <w:top w:val="single" w:sz="8" w:space="0" w:color="000000"/>
              <w:bottom w:val="single" w:sz="8" w:space="0" w:color="000000"/>
            </w:tcBorders>
            <w:tcMar>
              <w:top w:w="100" w:type="dxa"/>
              <w:left w:w="100" w:type="dxa"/>
              <w:bottom w:w="100" w:type="dxa"/>
              <w:right w:w="100" w:type="dxa"/>
            </w:tcMar>
          </w:tcPr>
          <w:p w14:paraId="61D89B63"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lang w:val="en-US"/>
              </w:rPr>
            </w:pPr>
            <w:r w:rsidRPr="5864432C">
              <w:rPr>
                <w:rFonts w:ascii="Times New Roman" w:eastAsia="Times New Roman" w:hAnsi="Times New Roman" w:cs="Times New Roman"/>
                <w:b/>
                <w:sz w:val="24"/>
                <w:szCs w:val="24"/>
                <w:lang w:val="en-US"/>
              </w:rPr>
              <w:t>Persentase</w:t>
            </w:r>
          </w:p>
        </w:tc>
      </w:tr>
      <w:tr w:rsidR="007408BD" w14:paraId="14FB710E" w14:textId="77777777">
        <w:tc>
          <w:tcPr>
            <w:tcW w:w="1320" w:type="dxa"/>
            <w:tcBorders>
              <w:top w:val="single" w:sz="8" w:space="0" w:color="000000"/>
            </w:tcBorders>
            <w:tcMar>
              <w:top w:w="100" w:type="dxa"/>
              <w:left w:w="100" w:type="dxa"/>
              <w:bottom w:w="100" w:type="dxa"/>
              <w:right w:w="100" w:type="dxa"/>
            </w:tcMar>
          </w:tcPr>
          <w:p w14:paraId="75165B16"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tc>
        <w:tc>
          <w:tcPr>
            <w:tcW w:w="1905" w:type="dxa"/>
            <w:tcBorders>
              <w:top w:val="single" w:sz="8" w:space="0" w:color="000000"/>
            </w:tcBorders>
            <w:tcMar>
              <w:top w:w="100" w:type="dxa"/>
              <w:left w:w="100" w:type="dxa"/>
              <w:bottom w:w="100" w:type="dxa"/>
              <w:right w:w="100" w:type="dxa"/>
            </w:tcMar>
          </w:tcPr>
          <w:p w14:paraId="75B1636F"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1755" w:type="dxa"/>
            <w:tcBorders>
              <w:top w:val="single" w:sz="8" w:space="0" w:color="000000"/>
            </w:tcBorders>
            <w:tcMar>
              <w:top w:w="100" w:type="dxa"/>
              <w:left w:w="100" w:type="dxa"/>
              <w:bottom w:w="100" w:type="dxa"/>
              <w:right w:w="100" w:type="dxa"/>
            </w:tcMar>
          </w:tcPr>
          <w:p w14:paraId="314090B0"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33.3%</w:t>
            </w:r>
          </w:p>
        </w:tc>
      </w:tr>
      <w:tr w:rsidR="007408BD" w14:paraId="2F293B65" w14:textId="77777777">
        <w:tc>
          <w:tcPr>
            <w:tcW w:w="1320" w:type="dxa"/>
            <w:tcMar>
              <w:top w:w="100" w:type="dxa"/>
              <w:left w:w="100" w:type="dxa"/>
              <w:bottom w:w="100" w:type="dxa"/>
              <w:right w:w="100" w:type="dxa"/>
            </w:tcMar>
          </w:tcPr>
          <w:p w14:paraId="0D2CD3A5"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c>
          <w:tcPr>
            <w:tcW w:w="1905" w:type="dxa"/>
            <w:tcMar>
              <w:top w:w="100" w:type="dxa"/>
              <w:left w:w="100" w:type="dxa"/>
              <w:bottom w:w="100" w:type="dxa"/>
              <w:right w:w="100" w:type="dxa"/>
            </w:tcMar>
          </w:tcPr>
          <w:p w14:paraId="0BC02534"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755" w:type="dxa"/>
            <w:tcMar>
              <w:top w:w="100" w:type="dxa"/>
              <w:left w:w="100" w:type="dxa"/>
              <w:bottom w:w="100" w:type="dxa"/>
              <w:right w:w="100" w:type="dxa"/>
            </w:tcMar>
          </w:tcPr>
          <w:p w14:paraId="65600192"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7408BD" w14:paraId="73EB194A" w14:textId="77777777">
        <w:tc>
          <w:tcPr>
            <w:tcW w:w="1320" w:type="dxa"/>
            <w:tcMar>
              <w:top w:w="100" w:type="dxa"/>
              <w:left w:w="100" w:type="dxa"/>
              <w:bottom w:w="100" w:type="dxa"/>
              <w:right w:w="100" w:type="dxa"/>
            </w:tcMar>
          </w:tcPr>
          <w:p w14:paraId="5BD8671C"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c>
          <w:tcPr>
            <w:tcW w:w="1905" w:type="dxa"/>
            <w:tcMar>
              <w:top w:w="100" w:type="dxa"/>
              <w:left w:w="100" w:type="dxa"/>
              <w:bottom w:w="100" w:type="dxa"/>
              <w:right w:w="100" w:type="dxa"/>
            </w:tcMar>
          </w:tcPr>
          <w:p w14:paraId="17F879B6"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1755" w:type="dxa"/>
            <w:tcMar>
              <w:top w:w="100" w:type="dxa"/>
              <w:left w:w="100" w:type="dxa"/>
              <w:bottom w:w="100" w:type="dxa"/>
              <w:right w:w="100" w:type="dxa"/>
            </w:tcMar>
          </w:tcPr>
          <w:p w14:paraId="3261FB1B"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48.1%</w:t>
            </w:r>
          </w:p>
        </w:tc>
      </w:tr>
      <w:tr w:rsidR="007408BD" w14:paraId="6B431D19" w14:textId="77777777">
        <w:tc>
          <w:tcPr>
            <w:tcW w:w="1320" w:type="dxa"/>
            <w:tcBorders>
              <w:bottom w:val="single" w:sz="8" w:space="0" w:color="000000"/>
            </w:tcBorders>
            <w:tcMar>
              <w:top w:w="100" w:type="dxa"/>
              <w:left w:w="100" w:type="dxa"/>
              <w:bottom w:w="100" w:type="dxa"/>
              <w:right w:w="100" w:type="dxa"/>
            </w:tcMar>
          </w:tcPr>
          <w:p w14:paraId="1D362DF6"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1905" w:type="dxa"/>
            <w:tcBorders>
              <w:bottom w:val="single" w:sz="8" w:space="0" w:color="000000"/>
            </w:tcBorders>
            <w:tcMar>
              <w:top w:w="100" w:type="dxa"/>
              <w:left w:w="100" w:type="dxa"/>
              <w:bottom w:w="100" w:type="dxa"/>
              <w:right w:w="100" w:type="dxa"/>
            </w:tcMar>
          </w:tcPr>
          <w:p w14:paraId="428DF66E"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55" w:type="dxa"/>
            <w:tcBorders>
              <w:bottom w:val="single" w:sz="8" w:space="0" w:color="000000"/>
            </w:tcBorders>
            <w:tcMar>
              <w:top w:w="100" w:type="dxa"/>
              <w:left w:w="100" w:type="dxa"/>
              <w:bottom w:w="100" w:type="dxa"/>
              <w:right w:w="100" w:type="dxa"/>
            </w:tcMar>
          </w:tcPr>
          <w:p w14:paraId="5B33BF6A"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bl>
    <w:p w14:paraId="08C02EE3" w14:textId="77777777" w:rsidR="007408BD" w:rsidRPr="005E1DDF" w:rsidRDefault="00666E52">
      <w:pPr>
        <w:spacing w:before="200" w:line="360" w:lineRule="auto"/>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rPr>
        <w:t xml:space="preserve">Selanjutnya, responden diminta untuk mengisi informasi mengenai merek laptop pertama yang digunakan pada awal perkuliahan. Data ini berperan sebagai </w:t>
      </w:r>
      <w:r>
        <w:rPr>
          <w:rFonts w:ascii="Times New Roman" w:eastAsia="Times New Roman" w:hAnsi="Times New Roman" w:cs="Times New Roman"/>
          <w:i/>
          <w:iCs/>
          <w:sz w:val="24"/>
          <w:szCs w:val="24"/>
        </w:rPr>
        <w:t>initial state</w:t>
      </w:r>
      <w:r>
        <w:rPr>
          <w:rFonts w:ascii="Times New Roman" w:eastAsia="Times New Roman" w:hAnsi="Times New Roman" w:cs="Times New Roman"/>
          <w:sz w:val="24"/>
          <w:szCs w:val="24"/>
        </w:rPr>
        <w:t xml:space="preserve"> dalam analisis rantai Markov. Berdasarkan hasil survei, merek laptop yang paling banyak digunakan pertama kali adalah Lenovo (29,6%), diikuti oleh Asus (25,9%) dan Acer (17,3%). </w:t>
      </w:r>
      <w:r w:rsidRPr="005E1DDF">
        <w:rPr>
          <w:rFonts w:ascii="Times New Roman" w:eastAsia="Times New Roman" w:hAnsi="Times New Roman" w:cs="Times New Roman"/>
          <w:sz w:val="24"/>
          <w:szCs w:val="24"/>
          <w:lang w:val="sv-SE"/>
        </w:rPr>
        <w:t>Pada tahap berikutnya, responden ditanya apakah mereka masih menggunakan laptop pertama tersebut atau telah melakukan pergantian. Hasil menunjukkan bahwa sebagian besar mahasiswa, yaitu 67,9%, telah mengganti laptop mereka, sedangkan 32,1% masih menggunakan laptop awal. Informasi ini menjadi dasar dalam menentukan jumlah perpindahan (</w:t>
      </w:r>
      <w:r w:rsidRPr="005E1DDF">
        <w:rPr>
          <w:rFonts w:ascii="Times New Roman" w:eastAsia="Times New Roman" w:hAnsi="Times New Roman" w:cs="Times New Roman"/>
          <w:i/>
          <w:iCs/>
          <w:sz w:val="24"/>
          <w:szCs w:val="24"/>
          <w:lang w:val="sv-SE"/>
        </w:rPr>
        <w:t>transition count</w:t>
      </w:r>
      <w:r w:rsidRPr="005E1DDF">
        <w:rPr>
          <w:rFonts w:ascii="Times New Roman" w:eastAsia="Times New Roman" w:hAnsi="Times New Roman" w:cs="Times New Roman"/>
          <w:sz w:val="24"/>
          <w:szCs w:val="24"/>
          <w:lang w:val="sv-SE"/>
        </w:rPr>
        <w:t xml:space="preserve">) yang diperlukan untuk membentuk matriks transisi Markov. Bagi responden yang telah melakukan pergantian perangkat, survei juga menanyakan merek laptop yang digunakan saat ini sebagai </w:t>
      </w:r>
      <w:r w:rsidRPr="005E1DDF">
        <w:rPr>
          <w:rFonts w:ascii="Times New Roman" w:eastAsia="Times New Roman" w:hAnsi="Times New Roman" w:cs="Times New Roman"/>
          <w:i/>
          <w:iCs/>
          <w:sz w:val="24"/>
          <w:szCs w:val="24"/>
          <w:lang w:val="sv-SE"/>
        </w:rPr>
        <w:t>next state</w:t>
      </w:r>
      <w:r w:rsidRPr="005E1DDF">
        <w:rPr>
          <w:rFonts w:ascii="Times New Roman" w:eastAsia="Times New Roman" w:hAnsi="Times New Roman" w:cs="Times New Roman"/>
          <w:sz w:val="24"/>
          <w:szCs w:val="24"/>
          <w:lang w:val="sv-SE"/>
        </w:rPr>
        <w:t xml:space="preserve"> dalam analisis. Dari hasil yang diperoleh, merek laptop yang paling banyak digunakan saat ini oleh mahasiswa yang telah berganti perangkat adalah Lenovo (36,5%), diikuti oleh Asus (19,2%) dan HP (13,5%).</w:t>
      </w:r>
    </w:p>
    <w:p w14:paraId="4FD37608" w14:textId="77777777" w:rsidR="007408BD" w:rsidRPr="005E1DDF" w:rsidRDefault="007408BD">
      <w:pPr>
        <w:spacing w:line="360" w:lineRule="auto"/>
        <w:jc w:val="both"/>
        <w:rPr>
          <w:rFonts w:ascii="Times New Roman" w:eastAsia="Times New Roman" w:hAnsi="Times New Roman" w:cs="Times New Roman"/>
          <w:sz w:val="24"/>
          <w:szCs w:val="24"/>
          <w:lang w:val="sv-SE"/>
        </w:rPr>
      </w:pPr>
    </w:p>
    <w:p w14:paraId="7E63FA40" w14:textId="77777777" w:rsidR="007408BD" w:rsidRPr="005E1DDF" w:rsidRDefault="00666E52">
      <w:pPr>
        <w:pStyle w:val="Judul3"/>
        <w:spacing w:before="0"/>
        <w:rPr>
          <w:rFonts w:ascii="Times New Roman" w:eastAsia="Times New Roman" w:hAnsi="Times New Roman" w:cs="Times New Roman"/>
          <w:b/>
          <w:bCs/>
          <w:color w:val="000000"/>
          <w:sz w:val="24"/>
          <w:szCs w:val="24"/>
          <w:lang w:val="sv-SE"/>
        </w:rPr>
      </w:pPr>
      <w:bookmarkStart w:id="102" w:name="_ffzxg7w95did" w:colFirst="0" w:colLast="0"/>
      <w:bookmarkStart w:id="103" w:name="_Toc215078199"/>
      <w:bookmarkStart w:id="104" w:name="_Toc215092590"/>
      <w:bookmarkEnd w:id="102"/>
      <w:r w:rsidRPr="005E1DDF">
        <w:rPr>
          <w:rFonts w:ascii="Times New Roman" w:eastAsia="Times New Roman" w:hAnsi="Times New Roman" w:cs="Times New Roman"/>
          <w:b/>
          <w:bCs/>
          <w:color w:val="000000"/>
          <w:sz w:val="24"/>
          <w:szCs w:val="24"/>
          <w:lang w:val="sv-SE"/>
        </w:rPr>
        <w:t>4.1.2 Identifikasi Ruang Keadaan</w:t>
      </w:r>
      <w:bookmarkEnd w:id="103"/>
      <w:bookmarkEnd w:id="104"/>
    </w:p>
    <w:p w14:paraId="5C847849" w14:textId="77777777" w:rsidR="007408BD" w:rsidRPr="005E1DDF" w:rsidRDefault="00666E52">
      <w:pPr>
        <w:spacing w:before="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Identifikasi ruang keadaan (</w:t>
      </w:r>
      <w:r w:rsidRPr="005E1DDF">
        <w:rPr>
          <w:rFonts w:ascii="Times New Roman" w:eastAsia="Times New Roman" w:hAnsi="Times New Roman" w:cs="Times New Roman"/>
          <w:i/>
          <w:iCs/>
          <w:sz w:val="24"/>
          <w:szCs w:val="24"/>
          <w:lang w:val="sv-SE"/>
        </w:rPr>
        <w:t>state space</w:t>
      </w:r>
      <w:r w:rsidRPr="005E1DDF">
        <w:rPr>
          <w:rFonts w:ascii="Times New Roman" w:eastAsia="Times New Roman" w:hAnsi="Times New Roman" w:cs="Times New Roman"/>
          <w:sz w:val="24"/>
          <w:szCs w:val="24"/>
          <w:lang w:val="sv-SE"/>
        </w:rPr>
        <w:t xml:space="preserve">) merupakan tahap penting dalam penerapan analisis rantai Markov karena menentukan himpunan seluruh kondisi yang dapat dialami oleh sistem. Dalam penelitian ini, ruang keadaan ditentukan berdasarkan merek laptop yang benar-benar muncul dalam data hasil survei yang telah melalui proses pembersihan. Data bersih menunjukkan bahwa mahasiswa menggunakan berbagai merek laptop, baik sebagai perangkat pertama maupun sebagai perangkat yang mereka gunakan saat ini. Dari keseluruhan data, diperoleh sembilan merek laptop yang muncul sebagai keadaan yang valid, yaitu Acer, Apple, Asus, Axioo, Dell, Fujitsu, Hp, Lenovo, dan Toshiba. Daftar ini mencerminkan keragaman preferensi perangkat yang digunakan oleh mahasiswa dan memberikan cakupan keadaan yang lengkap untuk memodelkan dinamika perpindahan merek laptop. Karena seluruh merek tersebut muncul minimal satu kali dalam data </w:t>
      </w:r>
      <w:r w:rsidRPr="005E1DDF">
        <w:rPr>
          <w:rFonts w:ascii="Times New Roman" w:eastAsia="Times New Roman" w:hAnsi="Times New Roman" w:cs="Times New Roman"/>
          <w:i/>
          <w:iCs/>
          <w:sz w:val="24"/>
          <w:szCs w:val="24"/>
          <w:lang w:val="sv-SE"/>
        </w:rPr>
        <w:t>first_brand</w:t>
      </w:r>
      <w:r w:rsidRPr="005E1DDF">
        <w:rPr>
          <w:rFonts w:ascii="Times New Roman" w:eastAsia="Times New Roman" w:hAnsi="Times New Roman" w:cs="Times New Roman"/>
          <w:sz w:val="24"/>
          <w:szCs w:val="24"/>
          <w:lang w:val="sv-SE"/>
        </w:rPr>
        <w:t xml:space="preserve"> maupun </w:t>
      </w:r>
      <w:r w:rsidRPr="005E1DDF">
        <w:rPr>
          <w:rFonts w:ascii="Times New Roman" w:eastAsia="Times New Roman" w:hAnsi="Times New Roman" w:cs="Times New Roman"/>
          <w:i/>
          <w:iCs/>
          <w:sz w:val="24"/>
          <w:szCs w:val="24"/>
          <w:lang w:val="sv-SE"/>
        </w:rPr>
        <w:t>current_brand</w:t>
      </w:r>
      <w:r w:rsidRPr="005E1DDF">
        <w:rPr>
          <w:rFonts w:ascii="Times New Roman" w:eastAsia="Times New Roman" w:hAnsi="Times New Roman" w:cs="Times New Roman"/>
          <w:sz w:val="24"/>
          <w:szCs w:val="24"/>
          <w:lang w:val="sv-SE"/>
        </w:rPr>
        <w:t>, maka kesembilan merek tersebut dimasukkan sebagai elemen ruang keadaan tanpa pengecualian.</w:t>
      </w:r>
    </w:p>
    <w:p w14:paraId="61077F47" w14:textId="77777777" w:rsidR="007408BD" w:rsidRPr="005E1DDF" w:rsidRDefault="00666E52">
      <w:p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 </w:t>
      </w:r>
    </w:p>
    <w:p w14:paraId="77AAC32C" w14:textId="77777777" w:rsidR="007408BD" w:rsidRPr="005E1DDF" w:rsidRDefault="00666E52">
      <w:pPr>
        <w:pStyle w:val="Judul3"/>
        <w:spacing w:before="0"/>
        <w:rPr>
          <w:rFonts w:ascii="Times New Roman" w:eastAsia="Times New Roman" w:hAnsi="Times New Roman" w:cs="Times New Roman"/>
          <w:b/>
          <w:bCs/>
          <w:color w:val="000000"/>
          <w:sz w:val="24"/>
          <w:szCs w:val="24"/>
          <w:lang w:val="sv-SE"/>
        </w:rPr>
      </w:pPr>
      <w:bookmarkStart w:id="105" w:name="_lje95ifujgzo" w:colFirst="0" w:colLast="0"/>
      <w:bookmarkStart w:id="106" w:name="_Toc215078200"/>
      <w:bookmarkStart w:id="107" w:name="_Toc215092591"/>
      <w:bookmarkEnd w:id="105"/>
      <w:r w:rsidRPr="005E1DDF">
        <w:rPr>
          <w:rFonts w:ascii="Times New Roman" w:eastAsia="Times New Roman" w:hAnsi="Times New Roman" w:cs="Times New Roman"/>
          <w:b/>
          <w:bCs/>
          <w:color w:val="000000"/>
          <w:sz w:val="24"/>
          <w:szCs w:val="24"/>
          <w:lang w:val="sv-SE"/>
        </w:rPr>
        <w:t>4.1.3 Matriks Transisi</w:t>
      </w:r>
      <w:bookmarkEnd w:id="106"/>
      <w:bookmarkEnd w:id="107"/>
    </w:p>
    <w:p w14:paraId="6D0E5CE7" w14:textId="77777777" w:rsidR="007408BD" w:rsidRPr="005E1DDF" w:rsidRDefault="00666E52">
      <w:pPr>
        <w:spacing w:before="240"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Matriks transisi dalam analisis rantai Markov digunakan untuk menggambarkan probabilitas perpindahan dari satu keadaan ke keadaan lainnya dalam satu langkah observasi. Pada penelitian ini, keadaan yang dimaksud adalah merek laptop yang digunakan mahasiswa, baik pada perangkat pertama maupun perangkat yang digunakan saat ini. Setelah ruang keadaan ditetapkan sebanyak sembilan merek laptop, seluruh perpindahan dari </w:t>
      </w:r>
      <w:r w:rsidRPr="005E1DDF">
        <w:rPr>
          <w:rFonts w:ascii="Times New Roman" w:eastAsia="Times New Roman" w:hAnsi="Times New Roman" w:cs="Times New Roman"/>
          <w:i/>
          <w:iCs/>
          <w:sz w:val="24"/>
          <w:szCs w:val="24"/>
          <w:lang w:val="sv-SE"/>
        </w:rPr>
        <w:t>first_brand</w:t>
      </w:r>
      <w:r w:rsidRPr="005E1DDF">
        <w:rPr>
          <w:rFonts w:ascii="Times New Roman" w:eastAsia="Times New Roman" w:hAnsi="Times New Roman" w:cs="Times New Roman"/>
          <w:sz w:val="24"/>
          <w:szCs w:val="24"/>
          <w:lang w:val="sv-SE"/>
        </w:rPr>
        <w:t xml:space="preserve"> ke </w:t>
      </w:r>
      <w:r w:rsidRPr="005E1DDF">
        <w:rPr>
          <w:rFonts w:ascii="Times New Roman" w:eastAsia="Times New Roman" w:hAnsi="Times New Roman" w:cs="Times New Roman"/>
          <w:i/>
          <w:iCs/>
          <w:sz w:val="24"/>
          <w:szCs w:val="24"/>
          <w:lang w:val="sv-SE"/>
        </w:rPr>
        <w:t>current_brand</w:t>
      </w:r>
      <w:r w:rsidRPr="005E1DDF">
        <w:rPr>
          <w:rFonts w:ascii="Times New Roman" w:eastAsia="Times New Roman" w:hAnsi="Times New Roman" w:cs="Times New Roman"/>
          <w:sz w:val="24"/>
          <w:szCs w:val="24"/>
          <w:lang w:val="sv-SE"/>
        </w:rPr>
        <w:t xml:space="preserve"> dihitung dan dinormalisasi sehingga menghasilkan matriks probabilitas transisi. Hasil perhitungan tersebut divisualisasikan dalam bentuk heatmap seperti ditunjukkan pada Gambar 4.1.</w:t>
      </w:r>
    </w:p>
    <w:p w14:paraId="5B0EF5BD" w14:textId="77777777" w:rsidR="007408BD" w:rsidRDefault="00666E52">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1F061F8" wp14:editId="2DEB619A">
            <wp:extent cx="3917008" cy="365283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917008" cy="3652838"/>
                    </a:xfrm>
                    <a:prstGeom prst="rect">
                      <a:avLst/>
                    </a:prstGeom>
                    <a:ln/>
                  </pic:spPr>
                </pic:pic>
              </a:graphicData>
            </a:graphic>
          </wp:inline>
        </w:drawing>
      </w:r>
    </w:p>
    <w:p w14:paraId="67F63C2F" w14:textId="77777777" w:rsidR="007408BD" w:rsidRPr="005E1DDF" w:rsidRDefault="00666E52">
      <w:pPr>
        <w:spacing w:line="360" w:lineRule="auto"/>
        <w:jc w:val="center"/>
        <w:rPr>
          <w:rFonts w:ascii="Times New Roman" w:eastAsia="Times New Roman" w:hAnsi="Times New Roman" w:cs="Times New Roman"/>
          <w:lang w:val="sv-SE"/>
        </w:rPr>
      </w:pPr>
      <w:r w:rsidRPr="005E1DDF">
        <w:rPr>
          <w:rFonts w:ascii="Times New Roman" w:eastAsia="Times New Roman" w:hAnsi="Times New Roman" w:cs="Times New Roman"/>
          <w:b/>
          <w:bCs/>
          <w:lang w:val="sv-SE"/>
        </w:rPr>
        <w:t>Gambar 4.1.</w:t>
      </w:r>
      <w:r w:rsidRPr="005E1DDF">
        <w:rPr>
          <w:rFonts w:ascii="Times New Roman" w:eastAsia="Times New Roman" w:hAnsi="Times New Roman" w:cs="Times New Roman"/>
          <w:lang w:val="sv-SE"/>
        </w:rPr>
        <w:t xml:space="preserve"> Heatmap Matriks Transisi Rantai Markov untuk Perpindahan Merek Laptop</w:t>
      </w:r>
    </w:p>
    <w:p w14:paraId="6C6FBFD2" w14:textId="77777777" w:rsidR="007408BD" w:rsidRPr="005E1DDF" w:rsidRDefault="00666E52">
      <w:pPr>
        <w:spacing w:before="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Heatmap matriks transisi memperlihatkan pola perpindahan preferensi mahasiswa antar merek laptop. Nilai yang berada pada diagonal utama menunjukkan probabilitas bertahan pada merek yang sama. Dari visualisasi terlihat bahwa beberapa merek memiliki probabilitas bertahan yang sangat tinggi, seperti Apple, Axioo, dan Dell yang masing-masing memiliki nilai probabilitas sebesar 1,00. Hal ini menunjukkan bahwa seluruh responden yang menggunakan ketiga merek tersebut pada awalnya tetap menggunakan merek yang sama pada periode berikutnya. Merek lain seperti Acer dan Lenovo juga menunjukkan kecenderungan bertahan yang kuat dengan probabilitas berturut-turut 0,8571 dan 0,8750. Sebaliknya, beberapa merek menunjukkan pola perpindahan yang lebih bervariasi. Misalnya, pengguna Asus memiliki probabilitas berpindah ke Acer, Axioo, Hp, dan Lenovo, meskipun nilainya relatif kecil. Pola ini mengindikasikan bahwa preferensi mahasiswa terhadap merek laptop dapat berubah, terutama untuk merek dengan probabilitas bertahan yang lebih rendah.</w:t>
      </w:r>
    </w:p>
    <w:p w14:paraId="161ED8F2" w14:textId="77777777" w:rsidR="007408BD" w:rsidRPr="005E1DDF" w:rsidRDefault="007408BD">
      <w:pPr>
        <w:spacing w:line="360" w:lineRule="auto"/>
        <w:jc w:val="both"/>
        <w:rPr>
          <w:rFonts w:ascii="Times New Roman" w:eastAsia="Times New Roman" w:hAnsi="Times New Roman" w:cs="Times New Roman"/>
          <w:sz w:val="24"/>
          <w:szCs w:val="24"/>
          <w:lang w:val="sv-SE"/>
        </w:rPr>
      </w:pPr>
    </w:p>
    <w:p w14:paraId="387586EB" w14:textId="77777777" w:rsidR="007408BD" w:rsidRPr="005E1DDF" w:rsidRDefault="00666E52">
      <w:pPr>
        <w:pStyle w:val="Judul3"/>
        <w:spacing w:before="0" w:after="200"/>
        <w:rPr>
          <w:rFonts w:ascii="Times New Roman" w:eastAsia="Times New Roman" w:hAnsi="Times New Roman" w:cs="Times New Roman"/>
          <w:b/>
          <w:bCs/>
          <w:color w:val="000000"/>
          <w:sz w:val="24"/>
          <w:szCs w:val="24"/>
          <w:lang w:val="sv-SE"/>
        </w:rPr>
      </w:pPr>
      <w:bookmarkStart w:id="108" w:name="_9o6tlycotub3" w:colFirst="0" w:colLast="0"/>
      <w:bookmarkStart w:id="109" w:name="_Toc215078201"/>
      <w:bookmarkStart w:id="110" w:name="_Toc215092592"/>
      <w:bookmarkEnd w:id="108"/>
      <w:r w:rsidRPr="005E1DDF">
        <w:rPr>
          <w:rFonts w:ascii="Times New Roman" w:eastAsia="Times New Roman" w:hAnsi="Times New Roman" w:cs="Times New Roman"/>
          <w:b/>
          <w:bCs/>
          <w:color w:val="000000"/>
          <w:sz w:val="24"/>
          <w:szCs w:val="24"/>
          <w:lang w:val="sv-SE"/>
        </w:rPr>
        <w:t>4.1.4 Visualisasi Diagram Transisi</w:t>
      </w:r>
      <w:bookmarkEnd w:id="109"/>
      <w:bookmarkEnd w:id="110"/>
    </w:p>
    <w:p w14:paraId="0FC5B865" w14:textId="77777777" w:rsidR="007408BD" w:rsidRPr="005E1DDF" w:rsidRDefault="00666E52">
      <w:pPr>
        <w:spacing w:before="240"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Diagram transisi digunakan untuk memberikan gambaran visual mengenai perpindahan antar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dalam rantai Markov, di mana setiap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merepresentasikan merek laptop yang digunakan oleh mahasiswa. Diagram ini divisualisasikan dalam bentuk graf berarah (</w:t>
      </w:r>
      <w:r w:rsidRPr="005E1DDF">
        <w:rPr>
          <w:rFonts w:ascii="Times New Roman" w:eastAsia="Times New Roman" w:hAnsi="Times New Roman" w:cs="Times New Roman"/>
          <w:i/>
          <w:iCs/>
          <w:sz w:val="24"/>
          <w:szCs w:val="24"/>
          <w:lang w:val="sv-SE"/>
        </w:rPr>
        <w:t>directed graph</w:t>
      </w:r>
      <w:r w:rsidRPr="005E1DDF">
        <w:rPr>
          <w:rFonts w:ascii="Times New Roman" w:eastAsia="Times New Roman" w:hAnsi="Times New Roman" w:cs="Times New Roman"/>
          <w:sz w:val="24"/>
          <w:szCs w:val="24"/>
          <w:lang w:val="sv-SE"/>
        </w:rPr>
        <w:t>), dengan setiap simpul (</w:t>
      </w:r>
      <w:r w:rsidRPr="005E1DDF">
        <w:rPr>
          <w:rFonts w:ascii="Times New Roman" w:eastAsia="Times New Roman" w:hAnsi="Times New Roman" w:cs="Times New Roman"/>
          <w:i/>
          <w:iCs/>
          <w:sz w:val="24"/>
          <w:szCs w:val="24"/>
          <w:lang w:val="sv-SE"/>
        </w:rPr>
        <w:t>node</w:t>
      </w:r>
      <w:r w:rsidRPr="005E1DDF">
        <w:rPr>
          <w:rFonts w:ascii="Times New Roman" w:eastAsia="Times New Roman" w:hAnsi="Times New Roman" w:cs="Times New Roman"/>
          <w:sz w:val="24"/>
          <w:szCs w:val="24"/>
          <w:lang w:val="sv-SE"/>
        </w:rPr>
        <w:t>) menunjukkan satu merek laptop, dan setiap busur (</w:t>
      </w:r>
      <w:r w:rsidRPr="005E1DDF">
        <w:rPr>
          <w:rFonts w:ascii="Times New Roman" w:eastAsia="Times New Roman" w:hAnsi="Times New Roman" w:cs="Times New Roman"/>
          <w:i/>
          <w:iCs/>
          <w:sz w:val="24"/>
          <w:szCs w:val="24"/>
          <w:lang w:val="sv-SE"/>
        </w:rPr>
        <w:t>edge</w:t>
      </w:r>
      <w:r w:rsidRPr="005E1DDF">
        <w:rPr>
          <w:rFonts w:ascii="Times New Roman" w:eastAsia="Times New Roman" w:hAnsi="Times New Roman" w:cs="Times New Roman"/>
          <w:sz w:val="24"/>
          <w:szCs w:val="24"/>
          <w:lang w:val="sv-SE"/>
        </w:rPr>
        <w:t>) menunjukkan perpindahan dari merek awal ke merek tujuan beserta bobot probabilitasnya. Visualisasi ini berfungsi untuk menunjukkan arah perpindahan preferensi secara lebih intuitif dibandingkan hanya melihat nilai numerik pada matriks transisi seperti yang ditunjukkan pada Gambar 4.2.</w:t>
      </w:r>
    </w:p>
    <w:p w14:paraId="2F3FB80F" w14:textId="77777777" w:rsidR="007408BD" w:rsidRDefault="00666E52">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0C2A30" wp14:editId="7FBB33B9">
            <wp:extent cx="4235586" cy="3167639"/>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235586" cy="3167639"/>
                    </a:xfrm>
                    <a:prstGeom prst="rect">
                      <a:avLst/>
                    </a:prstGeom>
                    <a:ln/>
                  </pic:spPr>
                </pic:pic>
              </a:graphicData>
            </a:graphic>
          </wp:inline>
        </w:drawing>
      </w:r>
    </w:p>
    <w:p w14:paraId="3A84E839" w14:textId="77777777" w:rsidR="007408BD" w:rsidRPr="005E1DDF" w:rsidRDefault="00666E52">
      <w:pPr>
        <w:spacing w:after="240" w:line="360" w:lineRule="auto"/>
        <w:jc w:val="center"/>
        <w:rPr>
          <w:rFonts w:ascii="Times New Roman" w:eastAsia="Times New Roman" w:hAnsi="Times New Roman" w:cs="Times New Roman"/>
          <w:lang w:val="sv-SE"/>
        </w:rPr>
      </w:pPr>
      <w:r w:rsidRPr="005E1DDF">
        <w:rPr>
          <w:rFonts w:ascii="Times New Roman" w:eastAsia="Times New Roman" w:hAnsi="Times New Roman" w:cs="Times New Roman"/>
          <w:b/>
          <w:bCs/>
          <w:lang w:val="sv-SE"/>
        </w:rPr>
        <w:t>Gambar 4.2.</w:t>
      </w:r>
      <w:r w:rsidRPr="005E1DDF">
        <w:rPr>
          <w:rFonts w:ascii="Times New Roman" w:eastAsia="Times New Roman" w:hAnsi="Times New Roman" w:cs="Times New Roman"/>
          <w:lang w:val="sv-SE"/>
        </w:rPr>
        <w:t xml:space="preserve"> Diagram Transisi Rantai Markov Perpindahan Merek Laptop</w:t>
      </w:r>
    </w:p>
    <w:p w14:paraId="17CDA535" w14:textId="77777777" w:rsidR="007408BD" w:rsidRPr="005E1DDF" w:rsidRDefault="00666E52">
      <w:pPr>
        <w:spacing w:before="240" w:after="240" w:line="360" w:lineRule="auto"/>
        <w:jc w:val="both"/>
        <w:rPr>
          <w:rFonts w:ascii="Times New Roman" w:eastAsia="Times New Roman" w:hAnsi="Times New Roman" w:cs="Times New Roman"/>
          <w:sz w:val="24"/>
          <w:szCs w:val="24"/>
          <w:highlight w:val="yellow"/>
          <w:lang w:val="sv-SE"/>
        </w:rPr>
      </w:pPr>
      <w:r w:rsidRPr="005E1DDF">
        <w:rPr>
          <w:rFonts w:ascii="Times New Roman" w:eastAsia="Times New Roman" w:hAnsi="Times New Roman" w:cs="Times New Roman"/>
          <w:sz w:val="24"/>
          <w:szCs w:val="24"/>
          <w:lang w:val="sv-SE"/>
        </w:rPr>
        <w:t>Berdasarkan Gambar 4.2, terdapat 9 simpul yang merepresentasikan seluruh merek laptop dalam ruang keadaan, serta 20 busur yang menggambarkan relasi perpindahan antar merek. Nilai derajat rata-rata sebesar 4.44 menunjukkan bahwa setiap simpul, secara rata-rata, terhubung dengan lebih dari empat simpul lainnya, baik sebagai asal maupun tujuan. Hal ini mengindikasikan bahwa meskipun sebagian besar mahasiswa cenderung bertahan pada merek yang sama, perpindahan antar merek tetap terjadi dalam jumlah yang cukup bervariasi. Akan tetapi, graf ini tidak bersifat terhubung kuat (</w:t>
      </w:r>
      <w:r w:rsidRPr="005E1DDF">
        <w:rPr>
          <w:rFonts w:ascii="Times New Roman" w:eastAsia="Times New Roman" w:hAnsi="Times New Roman" w:cs="Times New Roman"/>
          <w:i/>
          <w:iCs/>
          <w:sz w:val="24"/>
          <w:szCs w:val="24"/>
          <w:lang w:val="sv-SE"/>
        </w:rPr>
        <w:t>strongly connected</w:t>
      </w:r>
      <w:r w:rsidRPr="005E1DDF">
        <w:rPr>
          <w:rFonts w:ascii="Times New Roman" w:eastAsia="Times New Roman" w:hAnsi="Times New Roman" w:cs="Times New Roman"/>
          <w:sz w:val="24"/>
          <w:szCs w:val="24"/>
          <w:lang w:val="sv-SE"/>
        </w:rPr>
        <w:t>), yang berarti tidak semua simpul dapat dicapai dari setiap simpul lainnya melalui arah busur. Informasi ini diperkuat dengan hasil bahwa graf memiliki 6 komponen terhubung kuat, menunjukkan adanya kelompok-kelompok merek yang saling terhubung secara internal namun tidak semuanya terhubung dua arah dengan kelompok lainnya.</w:t>
      </w:r>
    </w:p>
    <w:p w14:paraId="47479534" w14:textId="77777777" w:rsidR="007408BD" w:rsidRPr="005E1DDF" w:rsidRDefault="00666E52">
      <w:pPr>
        <w:pStyle w:val="Judul3"/>
        <w:rPr>
          <w:rFonts w:ascii="Times New Roman" w:eastAsia="Times New Roman" w:hAnsi="Times New Roman" w:cs="Times New Roman"/>
          <w:b/>
          <w:bCs/>
          <w:color w:val="000000"/>
          <w:sz w:val="24"/>
          <w:szCs w:val="24"/>
          <w:lang w:val="sv-SE"/>
        </w:rPr>
      </w:pPr>
      <w:bookmarkStart w:id="111" w:name="_mmblh3bu3re8" w:colFirst="0" w:colLast="0"/>
      <w:bookmarkStart w:id="112" w:name="_Toc215078202"/>
      <w:bookmarkStart w:id="113" w:name="_Toc215092593"/>
      <w:bookmarkEnd w:id="111"/>
      <w:r w:rsidRPr="005E1DDF">
        <w:rPr>
          <w:rFonts w:ascii="Times New Roman" w:eastAsia="Times New Roman" w:hAnsi="Times New Roman" w:cs="Times New Roman"/>
          <w:b/>
          <w:bCs/>
          <w:color w:val="000000"/>
          <w:sz w:val="24"/>
          <w:szCs w:val="24"/>
          <w:lang w:val="sv-SE"/>
        </w:rPr>
        <w:t>4.1.5 Probabilitas Langkah ke-n</w:t>
      </w:r>
      <w:bookmarkEnd w:id="112"/>
      <w:bookmarkEnd w:id="113"/>
    </w:p>
    <w:p w14:paraId="2033D983" w14:textId="77777777" w:rsidR="007408BD" w:rsidRPr="005E1DDF" w:rsidRDefault="00666E52">
      <w:pPr>
        <w:spacing w:before="240"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Analisis probabilitas langkah ke-n dilakukan untuk memahami bagaimana peluang perpindahan antar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berkembang dalam beberapa langkah transisi. Dalam konteks penelitian ini, probabilitas dihitung untuk n = 3, n = 5, dan n = 10 dengan kondisi awal berada pada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Lenovo. Pendekatan ini memberikan gambaran mengenai dinamika perubahan preferensi merek laptop mahasiswa dalam jangka pendek, menengah, dan panjang.</w:t>
      </w:r>
    </w:p>
    <w:p w14:paraId="002C4678" w14:textId="77777777" w:rsidR="007408BD" w:rsidRPr="005E1DDF" w:rsidRDefault="00666E52">
      <w:pPr>
        <w:spacing w:before="240"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Hasil perhitungan menunjukkan bahwa pada tiga langkah pertama, probabilitas tetap didominasi oleh</w:t>
      </w:r>
      <w:r w:rsidRPr="005E1DDF">
        <w:rPr>
          <w:rFonts w:ascii="Times New Roman" w:eastAsia="Times New Roman" w:hAnsi="Times New Roman" w:cs="Times New Roman"/>
          <w:i/>
          <w:iCs/>
          <w:sz w:val="24"/>
          <w:szCs w:val="24"/>
          <w:lang w:val="sv-SE"/>
        </w:rPr>
        <w:t xml:space="preserve"> state</w:t>
      </w:r>
      <w:r w:rsidRPr="005E1DDF">
        <w:rPr>
          <w:rFonts w:ascii="Times New Roman" w:eastAsia="Times New Roman" w:hAnsi="Times New Roman" w:cs="Times New Roman"/>
          <w:sz w:val="24"/>
          <w:szCs w:val="24"/>
          <w:lang w:val="sv-SE"/>
        </w:rPr>
        <w:t xml:space="preserve"> Lenovo dengan nilai sebesar 0,7656, menandakan bahwa mahasiswa cenderung bertahan pada merek ini dalam jangka pendek. Pada tahap ini, peluang perpindahan ke merek lain masih kecil, meskipun telah muncul potensi perpindahan awal menuju Axioo dengan probabilitas 0,0833. Ketika jumlah langkah meningkat menjadi lima, probabilitas bertahan di Lenovo menurun menjadi 0,6699, sementara probabilitas berpindah ke Axioo meningkat hingga 0,1667, yang menunjukkan awal pergeseran preferensi mahasiswa menuju merek alternatif. Pada sepuluh langkah transisi, pola probabilitas semakin mendekati kondisi yang lebih stabil. Probabilitas berada pada Lenovo menurun lebih lanjut menjadi 0,4781, sedangkan Axioo meningkat menjadi 0,3333. Hal ini mengindikasikan bahwa meskipun Lenovo tetap menjadi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dominan dalam jangka pendek, perpindahan menuju Axioo menjadi semakin signifikan dalam jangka panjang, sehingga kedua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tersebut berpotensi menjadi tujuan utama sebelum sistem mencapai </w:t>
      </w:r>
      <w:r w:rsidRPr="005E1DDF">
        <w:rPr>
          <w:rFonts w:ascii="Times New Roman" w:eastAsia="Times New Roman" w:hAnsi="Times New Roman" w:cs="Times New Roman"/>
          <w:i/>
          <w:iCs/>
          <w:sz w:val="24"/>
          <w:szCs w:val="24"/>
          <w:lang w:val="sv-SE"/>
        </w:rPr>
        <w:t>steady-state</w:t>
      </w:r>
      <w:r w:rsidRPr="005E1DDF">
        <w:rPr>
          <w:rFonts w:ascii="Times New Roman" w:eastAsia="Times New Roman" w:hAnsi="Times New Roman" w:cs="Times New Roman"/>
          <w:sz w:val="24"/>
          <w:szCs w:val="24"/>
          <w:lang w:val="sv-SE"/>
        </w:rPr>
        <w:t xml:space="preserve">.Untuk memberikan pemahaman yang lebih intuitif mengenai perubahan probabilitas tersebut, visualisasi probabilitas langkah ke-n ditampilkan melalui tiga grafik terpisah seperti pada Gambar 4.3. </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7408BD" w14:paraId="31E5212B" w14:textId="77777777">
        <w:tc>
          <w:tcPr>
            <w:tcW w:w="4680" w:type="dxa"/>
            <w:tcMar>
              <w:top w:w="100" w:type="dxa"/>
              <w:left w:w="100" w:type="dxa"/>
              <w:bottom w:w="100" w:type="dxa"/>
              <w:right w:w="100" w:type="dxa"/>
            </w:tcMar>
          </w:tcPr>
          <w:p w14:paraId="3D980ED5" w14:textId="77777777" w:rsidR="007408BD" w:rsidRDefault="00666E5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BBC3A91" wp14:editId="0F1F97FB">
                  <wp:extent cx="2838450" cy="18796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838450" cy="1879600"/>
                          </a:xfrm>
                          <a:prstGeom prst="rect">
                            <a:avLst/>
                          </a:prstGeom>
                          <a:ln/>
                        </pic:spPr>
                      </pic:pic>
                    </a:graphicData>
                  </a:graphic>
                </wp:inline>
              </w:drawing>
            </w:r>
          </w:p>
        </w:tc>
        <w:tc>
          <w:tcPr>
            <w:tcW w:w="4680" w:type="dxa"/>
            <w:tcMar>
              <w:top w:w="100" w:type="dxa"/>
              <w:left w:w="100" w:type="dxa"/>
              <w:bottom w:w="100" w:type="dxa"/>
              <w:right w:w="100" w:type="dxa"/>
            </w:tcMar>
          </w:tcPr>
          <w:p w14:paraId="0D7DE5CA" w14:textId="77777777" w:rsidR="007408BD" w:rsidRDefault="00666E5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A1640B7" wp14:editId="52BD7FBA">
                  <wp:extent cx="2838450" cy="1879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838450" cy="1879600"/>
                          </a:xfrm>
                          <a:prstGeom prst="rect">
                            <a:avLst/>
                          </a:prstGeom>
                          <a:ln/>
                        </pic:spPr>
                      </pic:pic>
                    </a:graphicData>
                  </a:graphic>
                </wp:inline>
              </w:drawing>
            </w:r>
          </w:p>
        </w:tc>
      </w:tr>
      <w:tr w:rsidR="007408BD" w:rsidRPr="005E1DDF" w14:paraId="2A1A9561" w14:textId="77777777">
        <w:tc>
          <w:tcPr>
            <w:tcW w:w="4680" w:type="dxa"/>
            <w:tcMar>
              <w:top w:w="0" w:type="dxa"/>
              <w:left w:w="0" w:type="dxa"/>
              <w:bottom w:w="0" w:type="dxa"/>
              <w:right w:w="0" w:type="dxa"/>
            </w:tcMar>
          </w:tcPr>
          <w:p w14:paraId="3E363D99" w14:textId="77777777" w:rsidR="007408BD" w:rsidRPr="005E1DDF" w:rsidRDefault="00666E52">
            <w:pPr>
              <w:widowControl w:val="0"/>
              <w:numPr>
                <w:ilvl w:val="0"/>
                <w:numId w:val="13"/>
              </w:numPr>
              <w:pBdr>
                <w:top w:val="nil"/>
                <w:left w:val="nil"/>
                <w:bottom w:val="nil"/>
                <w:right w:val="nil"/>
                <w:between w:val="nil"/>
              </w:pBdr>
              <w:spacing w:line="240" w:lineRule="auto"/>
              <w:jc w:val="center"/>
              <w:rPr>
                <w:rFonts w:ascii="Times New Roman" w:eastAsia="Times New Roman" w:hAnsi="Times New Roman" w:cs="Times New Roman"/>
                <w:lang w:val="sv-SE"/>
              </w:rPr>
            </w:pPr>
            <w:r w:rsidRPr="005E1DDF">
              <w:rPr>
                <w:rFonts w:ascii="Times New Roman" w:eastAsia="Times New Roman" w:hAnsi="Times New Roman" w:cs="Times New Roman"/>
                <w:lang w:val="sv-SE"/>
              </w:rPr>
              <w:t>Distribusi setelah 3 Langkah Dimulai dari Lenovo</w:t>
            </w:r>
          </w:p>
        </w:tc>
        <w:tc>
          <w:tcPr>
            <w:tcW w:w="4680" w:type="dxa"/>
            <w:tcMar>
              <w:top w:w="0" w:type="dxa"/>
              <w:left w:w="0" w:type="dxa"/>
              <w:bottom w:w="0" w:type="dxa"/>
              <w:right w:w="0" w:type="dxa"/>
            </w:tcMar>
          </w:tcPr>
          <w:p w14:paraId="41E5DB4B" w14:textId="77777777" w:rsidR="007408BD" w:rsidRPr="005E1DDF" w:rsidRDefault="00666E52">
            <w:pPr>
              <w:widowControl w:val="0"/>
              <w:numPr>
                <w:ilvl w:val="0"/>
                <w:numId w:val="13"/>
              </w:numPr>
              <w:spacing w:line="240" w:lineRule="auto"/>
              <w:jc w:val="center"/>
              <w:rPr>
                <w:rFonts w:ascii="Times New Roman" w:eastAsia="Times New Roman" w:hAnsi="Times New Roman" w:cs="Times New Roman"/>
                <w:lang w:val="sv-SE"/>
              </w:rPr>
            </w:pPr>
            <w:r w:rsidRPr="005E1DDF">
              <w:rPr>
                <w:rFonts w:ascii="Times New Roman" w:eastAsia="Times New Roman" w:hAnsi="Times New Roman" w:cs="Times New Roman"/>
                <w:lang w:val="sv-SE"/>
              </w:rPr>
              <w:t>Distribusi setelah 5 Langkah Dimulai dari Lenovo</w:t>
            </w:r>
          </w:p>
        </w:tc>
      </w:tr>
      <w:tr w:rsidR="007408BD" w14:paraId="5A72F487" w14:textId="77777777">
        <w:trPr>
          <w:trHeight w:val="440"/>
        </w:trPr>
        <w:tc>
          <w:tcPr>
            <w:tcW w:w="9360" w:type="dxa"/>
            <w:gridSpan w:val="2"/>
            <w:tcMar>
              <w:top w:w="100" w:type="dxa"/>
              <w:left w:w="100" w:type="dxa"/>
              <w:bottom w:w="100" w:type="dxa"/>
              <w:right w:w="100" w:type="dxa"/>
            </w:tcMar>
          </w:tcPr>
          <w:p w14:paraId="58E16881" w14:textId="77777777" w:rsidR="007408BD" w:rsidRDefault="00666E52">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D9D4D7" wp14:editId="21C726E1">
                  <wp:extent cx="2834914" cy="188366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834914" cy="1883664"/>
                          </a:xfrm>
                          <a:prstGeom prst="rect">
                            <a:avLst/>
                          </a:prstGeom>
                          <a:ln/>
                        </pic:spPr>
                      </pic:pic>
                    </a:graphicData>
                  </a:graphic>
                </wp:inline>
              </w:drawing>
            </w:r>
          </w:p>
        </w:tc>
      </w:tr>
      <w:tr w:rsidR="007408BD" w:rsidRPr="005E1DDF" w14:paraId="508D255F" w14:textId="77777777">
        <w:trPr>
          <w:trHeight w:val="440"/>
        </w:trPr>
        <w:tc>
          <w:tcPr>
            <w:tcW w:w="9360" w:type="dxa"/>
            <w:gridSpan w:val="2"/>
            <w:tcMar>
              <w:top w:w="0" w:type="dxa"/>
              <w:left w:w="0" w:type="dxa"/>
              <w:bottom w:w="0" w:type="dxa"/>
              <w:right w:w="0" w:type="dxa"/>
            </w:tcMar>
          </w:tcPr>
          <w:p w14:paraId="071BCCD1" w14:textId="77777777" w:rsidR="007408BD" w:rsidRPr="005E1DDF" w:rsidRDefault="00666E52">
            <w:pPr>
              <w:widowControl w:val="0"/>
              <w:numPr>
                <w:ilvl w:val="0"/>
                <w:numId w:val="13"/>
              </w:numPr>
              <w:spacing w:line="240" w:lineRule="auto"/>
              <w:jc w:val="center"/>
              <w:rPr>
                <w:rFonts w:ascii="Times New Roman" w:eastAsia="Times New Roman" w:hAnsi="Times New Roman" w:cs="Times New Roman"/>
                <w:lang w:val="sv-SE"/>
              </w:rPr>
            </w:pPr>
            <w:r w:rsidRPr="005E1DDF">
              <w:rPr>
                <w:rFonts w:ascii="Times New Roman" w:eastAsia="Times New Roman" w:hAnsi="Times New Roman" w:cs="Times New Roman"/>
                <w:lang w:val="sv-SE"/>
              </w:rPr>
              <w:t>Distribusi setelah 3 Langkah Dimulai dari Lenovo</w:t>
            </w:r>
          </w:p>
        </w:tc>
      </w:tr>
      <w:tr w:rsidR="007408BD" w:rsidRPr="005E1DDF" w14:paraId="09B9BDF4" w14:textId="77777777">
        <w:trPr>
          <w:trHeight w:val="440"/>
        </w:trPr>
        <w:tc>
          <w:tcPr>
            <w:tcW w:w="9360" w:type="dxa"/>
            <w:gridSpan w:val="2"/>
            <w:tcMar>
              <w:top w:w="0" w:type="dxa"/>
              <w:left w:w="0" w:type="dxa"/>
              <w:bottom w:w="0" w:type="dxa"/>
              <w:right w:w="0" w:type="dxa"/>
            </w:tcMar>
          </w:tcPr>
          <w:p w14:paraId="51DF973C" w14:textId="77777777" w:rsidR="007408BD" w:rsidRPr="005E1DDF" w:rsidRDefault="00666E52">
            <w:pPr>
              <w:widowControl w:val="0"/>
              <w:spacing w:line="360" w:lineRule="auto"/>
              <w:jc w:val="center"/>
              <w:rPr>
                <w:rFonts w:ascii="Times New Roman" w:eastAsia="Times New Roman" w:hAnsi="Times New Roman" w:cs="Times New Roman"/>
                <w:lang w:val="sv-SE"/>
              </w:rPr>
            </w:pPr>
            <w:r w:rsidRPr="005E1DDF">
              <w:rPr>
                <w:rFonts w:ascii="Times New Roman" w:eastAsia="Times New Roman" w:hAnsi="Times New Roman" w:cs="Times New Roman"/>
                <w:b/>
                <w:bCs/>
                <w:lang w:val="sv-SE"/>
              </w:rPr>
              <w:t>Gambar 4.3.</w:t>
            </w:r>
            <w:r w:rsidRPr="005E1DDF">
              <w:rPr>
                <w:rFonts w:ascii="Times New Roman" w:eastAsia="Times New Roman" w:hAnsi="Times New Roman" w:cs="Times New Roman"/>
                <w:lang w:val="sv-SE"/>
              </w:rPr>
              <w:t xml:space="preserve"> Probabilitas Transisi Langkah ke-n</w:t>
            </w:r>
          </w:p>
        </w:tc>
      </w:tr>
    </w:tbl>
    <w:p w14:paraId="35B8F55C" w14:textId="77777777" w:rsidR="007408BD" w:rsidRPr="005E1DDF" w:rsidRDefault="00666E52">
      <w:pPr>
        <w:spacing w:before="200" w:after="240" w:line="360" w:lineRule="auto"/>
        <w:jc w:val="both"/>
        <w:rPr>
          <w:rFonts w:ascii="Times New Roman" w:eastAsia="Times New Roman" w:hAnsi="Times New Roman" w:cs="Times New Roman"/>
          <w:lang w:val="sv-SE"/>
        </w:rPr>
      </w:pPr>
      <w:r w:rsidRPr="005E1DDF">
        <w:rPr>
          <w:rFonts w:ascii="Times New Roman" w:eastAsia="Times New Roman" w:hAnsi="Times New Roman" w:cs="Times New Roman"/>
          <w:sz w:val="24"/>
          <w:szCs w:val="24"/>
          <w:lang w:val="sv-SE"/>
        </w:rPr>
        <w:t xml:space="preserve">Pada Gambar 4.3, Gambar a menampilkan distribusi probabilitas setelah tiga langkah, yang menunjukkan dominasi kuat Lenovo sebagai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awal. Gambar b menggambarkan distribusi probabilitas pada lima langkah, di mana terlihat adanya peningkatan peluang menuju Axioo sebagai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alternatif. Gambar c menunjukkan perkembangan pada sepuluh langkah, di mana pola probabilitas mulai mengarah pada distribusi stasioner yang lebih merata, dengan Lenovo dan Axioo menjadi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yang paling berpengaruh di antara sembilan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lainnya.</w:t>
      </w:r>
      <w:r w:rsidRPr="005E1DDF">
        <w:rPr>
          <w:rFonts w:ascii="Times New Roman" w:eastAsia="Times New Roman" w:hAnsi="Times New Roman" w:cs="Times New Roman"/>
          <w:lang w:val="sv-SE"/>
        </w:rPr>
        <w:t xml:space="preserve"> </w:t>
      </w:r>
    </w:p>
    <w:p w14:paraId="13A99B59" w14:textId="77777777" w:rsidR="007408BD" w:rsidRPr="005E1DDF" w:rsidRDefault="00666E52">
      <w:pPr>
        <w:pStyle w:val="Judul3"/>
        <w:spacing w:after="200"/>
        <w:rPr>
          <w:rFonts w:ascii="Times New Roman" w:eastAsia="Times New Roman" w:hAnsi="Times New Roman" w:cs="Times New Roman"/>
          <w:b/>
          <w:bCs/>
          <w:i/>
          <w:iCs/>
          <w:color w:val="000000"/>
          <w:sz w:val="24"/>
          <w:szCs w:val="24"/>
          <w:lang w:val="sv-SE"/>
        </w:rPr>
      </w:pPr>
      <w:bookmarkStart w:id="114" w:name="_lsl40xwx7nj9" w:colFirst="0" w:colLast="0"/>
      <w:bookmarkStart w:id="115" w:name="_Toc215078203"/>
      <w:bookmarkStart w:id="116" w:name="_Toc215092594"/>
      <w:bookmarkEnd w:id="114"/>
      <w:r w:rsidRPr="005E1DDF">
        <w:rPr>
          <w:rFonts w:ascii="Times New Roman" w:eastAsia="Times New Roman" w:hAnsi="Times New Roman" w:cs="Times New Roman"/>
          <w:b/>
          <w:bCs/>
          <w:color w:val="000000"/>
          <w:sz w:val="24"/>
          <w:szCs w:val="24"/>
          <w:lang w:val="sv-SE"/>
        </w:rPr>
        <w:t>4.1.6 Distribusi</w:t>
      </w:r>
      <w:r w:rsidRPr="005E1DDF">
        <w:rPr>
          <w:rFonts w:ascii="Times New Roman" w:eastAsia="Times New Roman" w:hAnsi="Times New Roman" w:cs="Times New Roman"/>
          <w:b/>
          <w:bCs/>
          <w:i/>
          <w:iCs/>
          <w:color w:val="000000"/>
          <w:sz w:val="24"/>
          <w:szCs w:val="24"/>
          <w:lang w:val="sv-SE"/>
        </w:rPr>
        <w:t xml:space="preserve"> Steady-State</w:t>
      </w:r>
      <w:bookmarkEnd w:id="115"/>
      <w:bookmarkEnd w:id="116"/>
    </w:p>
    <w:p w14:paraId="6CB95F66" w14:textId="77777777" w:rsidR="007408BD" w:rsidRPr="005E1DDF" w:rsidRDefault="00666E52">
      <w:pPr>
        <w:spacing w:after="20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Distribusi </w:t>
      </w:r>
      <w:r w:rsidRPr="005E1DDF">
        <w:rPr>
          <w:rFonts w:ascii="Times New Roman" w:eastAsia="Times New Roman" w:hAnsi="Times New Roman" w:cs="Times New Roman"/>
          <w:i/>
          <w:iCs/>
          <w:sz w:val="24"/>
          <w:szCs w:val="24"/>
          <w:lang w:val="sv-SE"/>
        </w:rPr>
        <w:t>steady-state</w:t>
      </w:r>
      <w:r w:rsidRPr="005E1DDF">
        <w:rPr>
          <w:rFonts w:ascii="Times New Roman" w:eastAsia="Times New Roman" w:hAnsi="Times New Roman" w:cs="Times New Roman"/>
          <w:sz w:val="24"/>
          <w:szCs w:val="24"/>
          <w:lang w:val="sv-SE"/>
        </w:rPr>
        <w:t xml:space="preserve"> merupakan kondisi ketika probabilitas perpindahan dalam rantai Markov mencapai titik keseimbangan, yaitu ketika nilai probabilitas pada setiap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tidak lagi mengalami perubahan meskipun jumlah langkah transisi diperpanjang hingga tak hingga. Distribusi ini menggambarkan perilaku jangka panjang dari sistem dan memberikan informasi mengenai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mana yang akan menjadi tujuan akhir setelah proses transisi berlangsung dalam waktu yang cukup lama. Dalam konteks penelitian ini, distribusi </w:t>
      </w:r>
      <w:r w:rsidRPr="005E1DDF">
        <w:rPr>
          <w:rFonts w:ascii="Times New Roman" w:eastAsia="Times New Roman" w:hAnsi="Times New Roman" w:cs="Times New Roman"/>
          <w:i/>
          <w:iCs/>
          <w:sz w:val="24"/>
          <w:szCs w:val="24"/>
          <w:lang w:val="sv-SE"/>
        </w:rPr>
        <w:t>steady-state</w:t>
      </w:r>
      <w:r w:rsidRPr="005E1DDF">
        <w:rPr>
          <w:rFonts w:ascii="Times New Roman" w:eastAsia="Times New Roman" w:hAnsi="Times New Roman" w:cs="Times New Roman"/>
          <w:sz w:val="24"/>
          <w:szCs w:val="24"/>
          <w:lang w:val="sv-SE"/>
        </w:rPr>
        <w:t xml:space="preserve"> digunakan untuk mengetahui preferensi jangka panjang mahasiswa terhadap merek laptop berdasarkan pola perpindahan yang tercatat dalam matriks transisi.</w:t>
      </w:r>
    </w:p>
    <w:p w14:paraId="1E8DC37E" w14:textId="77777777" w:rsidR="007408BD" w:rsidRPr="005E1DDF" w:rsidRDefault="00666E52">
      <w:pPr>
        <w:spacing w:after="20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Hasil perhitungan distribusi </w:t>
      </w:r>
      <w:r w:rsidRPr="005E1DDF">
        <w:rPr>
          <w:rFonts w:ascii="Times New Roman" w:eastAsia="Times New Roman" w:hAnsi="Times New Roman" w:cs="Times New Roman"/>
          <w:i/>
          <w:iCs/>
          <w:sz w:val="24"/>
          <w:szCs w:val="24"/>
          <w:lang w:val="sv-SE"/>
        </w:rPr>
        <w:t>steady-state</w:t>
      </w:r>
      <w:r w:rsidRPr="005E1DDF">
        <w:rPr>
          <w:rFonts w:ascii="Times New Roman" w:eastAsia="Times New Roman" w:hAnsi="Times New Roman" w:cs="Times New Roman"/>
          <w:sz w:val="24"/>
          <w:szCs w:val="24"/>
          <w:lang w:val="sv-SE"/>
        </w:rPr>
        <w:t xml:space="preserve"> menunjukkan pola yang sangat jelas dan terpusat dimana seluruh probabilitas jangka panjang terkonsentrasi pada merek Axioo dengan nilai 1.0000, sedangkan delapan merek lainnya seperti Acer, Apple, Asus, Dell, Fujitsu, Hp, Lenovo, dan Toshiba memiliki nilai probabilitas </w:t>
      </w:r>
      <w:r w:rsidRPr="005E1DDF">
        <w:rPr>
          <w:rFonts w:ascii="Times New Roman" w:eastAsia="Times New Roman" w:hAnsi="Times New Roman" w:cs="Times New Roman"/>
          <w:i/>
          <w:iCs/>
          <w:sz w:val="24"/>
          <w:szCs w:val="24"/>
          <w:lang w:val="sv-SE"/>
        </w:rPr>
        <w:t>steady-state</w:t>
      </w:r>
      <w:r w:rsidRPr="005E1DDF">
        <w:rPr>
          <w:rFonts w:ascii="Times New Roman" w:eastAsia="Times New Roman" w:hAnsi="Times New Roman" w:cs="Times New Roman"/>
          <w:sz w:val="24"/>
          <w:szCs w:val="24"/>
          <w:lang w:val="sv-SE"/>
        </w:rPr>
        <w:t xml:space="preserve"> sebesar 0.0000. Kondisi ini mengindikasikan bahwa sistem akan selalu berakhir pada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Axioo tanpa memedulikan state awal yang digunakan. Dengan kata lain, Axioo bertindak sebagai </w:t>
      </w:r>
      <w:r w:rsidRPr="005E1DDF">
        <w:rPr>
          <w:rFonts w:ascii="Times New Roman" w:eastAsia="Times New Roman" w:hAnsi="Times New Roman" w:cs="Times New Roman"/>
          <w:i/>
          <w:iCs/>
          <w:sz w:val="24"/>
          <w:szCs w:val="24"/>
          <w:lang w:val="sv-SE"/>
        </w:rPr>
        <w:t>absorbing state</w:t>
      </w:r>
      <w:r w:rsidRPr="005E1DDF">
        <w:rPr>
          <w:rFonts w:ascii="Times New Roman" w:eastAsia="Times New Roman" w:hAnsi="Times New Roman" w:cs="Times New Roman"/>
          <w:sz w:val="24"/>
          <w:szCs w:val="24"/>
          <w:lang w:val="sv-SE"/>
        </w:rPr>
        <w:t>, yaitu state yang bersifat menyerap karena tidak memiliki perpindahan keluar dan memungkinkan probabilitas dari state lain mengalir menuju state tersebut seiring berjalannya waktu.</w:t>
      </w:r>
    </w:p>
    <w:p w14:paraId="3F9180EE" w14:textId="77777777" w:rsidR="007408BD" w:rsidRPr="005E1DDF" w:rsidRDefault="00666E52">
      <w:pPr>
        <w:spacing w:after="20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Kehadiran </w:t>
      </w:r>
      <w:r w:rsidRPr="005E1DDF">
        <w:rPr>
          <w:rFonts w:ascii="Times New Roman" w:eastAsia="Times New Roman" w:hAnsi="Times New Roman" w:cs="Times New Roman"/>
          <w:i/>
          <w:iCs/>
          <w:sz w:val="24"/>
          <w:szCs w:val="24"/>
          <w:lang w:val="sv-SE"/>
        </w:rPr>
        <w:t>absorbing state</w:t>
      </w:r>
      <w:r w:rsidRPr="005E1DDF">
        <w:rPr>
          <w:rFonts w:ascii="Times New Roman" w:eastAsia="Times New Roman" w:hAnsi="Times New Roman" w:cs="Times New Roman"/>
          <w:sz w:val="24"/>
          <w:szCs w:val="24"/>
          <w:lang w:val="sv-SE"/>
        </w:rPr>
        <w:t xml:space="preserve"> ini menyebabkan distribusi jangka panjang tidak terbagi ke beberapa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sebagaimana terjadi pada rantai Markov yang terhubung kuat, tetapi terpusat sepenuhnya pada satu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yang stabil. Hasil ini sejalan dengan struktur matriks transisi pada penelitian ini, di mana Axioo memiliki probabilitas bertahan sebesar 1.00 dan menerima perpindahan masuk dari beberapa </w:t>
      </w:r>
      <w:r w:rsidRPr="005E1DDF">
        <w:rPr>
          <w:rFonts w:ascii="Times New Roman" w:eastAsia="Times New Roman" w:hAnsi="Times New Roman" w:cs="Times New Roman"/>
          <w:i/>
          <w:iCs/>
          <w:sz w:val="24"/>
          <w:szCs w:val="24"/>
          <w:lang w:val="sv-SE"/>
        </w:rPr>
        <w:t xml:space="preserve">state </w:t>
      </w:r>
      <w:r w:rsidRPr="005E1DDF">
        <w:rPr>
          <w:rFonts w:ascii="Times New Roman" w:eastAsia="Times New Roman" w:hAnsi="Times New Roman" w:cs="Times New Roman"/>
          <w:sz w:val="24"/>
          <w:szCs w:val="24"/>
          <w:lang w:val="sv-SE"/>
        </w:rPr>
        <w:t xml:space="preserve">lain, meskipun nilainya kecil. Dengan demikian, Axioo menjadi satu-satunya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yang memiliki potensi bertahan dalam jangka panjang, sementara merek lainnya tidak berkontribusi terhadap distribusi akhir sistem.</w:t>
      </w:r>
    </w:p>
    <w:p w14:paraId="4C0C013A" w14:textId="77777777" w:rsidR="007408BD" w:rsidRPr="005E1DDF" w:rsidRDefault="00666E52">
      <w:pPr>
        <w:spacing w:line="360" w:lineRule="auto"/>
        <w:jc w:val="both"/>
        <w:rPr>
          <w:rFonts w:ascii="Times New Roman" w:eastAsia="Times New Roman" w:hAnsi="Times New Roman" w:cs="Times New Roman"/>
          <w:sz w:val="24"/>
          <w:szCs w:val="24"/>
          <w:highlight w:val="yellow"/>
          <w:lang w:val="sv-SE"/>
        </w:rPr>
      </w:pPr>
      <w:r w:rsidRPr="005E1DDF">
        <w:rPr>
          <w:rFonts w:ascii="Times New Roman" w:eastAsia="Times New Roman" w:hAnsi="Times New Roman" w:cs="Times New Roman"/>
          <w:sz w:val="24"/>
          <w:szCs w:val="24"/>
          <w:lang w:val="sv-SE"/>
        </w:rPr>
        <w:t xml:space="preserve">Untuk memastikan keakuratan hasil ini, dilakukan verifikasi matematis dengan menguji persamaan kestasioneran </w:t>
      </w:r>
      <m:oMath>
        <m:r>
          <w:rPr>
            <w:rFonts w:ascii="Cambria Math" w:hAnsi="Cambria Math"/>
          </w:rPr>
          <m:t>π</m:t>
        </m:r>
        <m:r>
          <w:rPr>
            <w:rFonts w:ascii="Times New Roman" w:eastAsia="Times New Roman" w:hAnsi="Times New Roman" w:cs="Times New Roman"/>
            <w:sz w:val="24"/>
            <w:szCs w:val="24"/>
          </w:rPr>
          <m:t>P</m:t>
        </m:r>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π</m:t>
        </m:r>
      </m:oMath>
      <w:r w:rsidRPr="005E1DDF">
        <w:rPr>
          <w:rFonts w:ascii="Times New Roman" w:eastAsia="Times New Roman" w:hAnsi="Times New Roman" w:cs="Times New Roman"/>
          <w:sz w:val="24"/>
          <w:szCs w:val="24"/>
          <w:lang w:val="sv-SE"/>
        </w:rPr>
        <w:t xml:space="preserve">. Hasil verifikasi menunjukkan bahwa persamaan tersebut terpenuhi dengan nilai True, dan perbedaan maksimum yang tercatat adalah 0.000000. Hal ini menegaskan bahwa distribusi </w:t>
      </w:r>
      <w:r w:rsidRPr="005E1DDF">
        <w:rPr>
          <w:rFonts w:ascii="Times New Roman" w:eastAsia="Times New Roman" w:hAnsi="Times New Roman" w:cs="Times New Roman"/>
          <w:i/>
          <w:iCs/>
          <w:sz w:val="24"/>
          <w:szCs w:val="24"/>
          <w:lang w:val="sv-SE"/>
        </w:rPr>
        <w:t>steady-state</w:t>
      </w:r>
      <w:r w:rsidRPr="005E1DDF">
        <w:rPr>
          <w:rFonts w:ascii="Times New Roman" w:eastAsia="Times New Roman" w:hAnsi="Times New Roman" w:cs="Times New Roman"/>
          <w:sz w:val="24"/>
          <w:szCs w:val="24"/>
          <w:lang w:val="sv-SE"/>
        </w:rPr>
        <w:t xml:space="preserve"> yang diperoleh tidak hanya konsisten secara konsep, tetapi juga akurat secara numerik berdasarkan matriks transisi yang digunakan. Dengan demikian, dapat disimpulkan bahwa distribusi </w:t>
      </w:r>
      <w:r w:rsidRPr="005E1DDF">
        <w:rPr>
          <w:rFonts w:ascii="Times New Roman" w:eastAsia="Times New Roman" w:hAnsi="Times New Roman" w:cs="Times New Roman"/>
          <w:i/>
          <w:iCs/>
          <w:sz w:val="24"/>
          <w:szCs w:val="24"/>
          <w:lang w:val="sv-SE"/>
        </w:rPr>
        <w:t>steady-state</w:t>
      </w:r>
      <w:r w:rsidRPr="005E1DDF">
        <w:rPr>
          <w:rFonts w:ascii="Times New Roman" w:eastAsia="Times New Roman" w:hAnsi="Times New Roman" w:cs="Times New Roman"/>
          <w:sz w:val="24"/>
          <w:szCs w:val="24"/>
          <w:lang w:val="sv-SE"/>
        </w:rPr>
        <w:t xml:space="preserve"> dalam penelitian ini telah tervalidasi sepenuhnya dan mencerminkan keadaan jangka panjang yang stabil dari sistem.</w:t>
      </w:r>
    </w:p>
    <w:p w14:paraId="0397F4F3" w14:textId="77777777" w:rsidR="007408BD" w:rsidRPr="005E1DDF" w:rsidRDefault="00666E52">
      <w:pPr>
        <w:pStyle w:val="Judul2"/>
        <w:spacing w:before="200" w:after="0"/>
        <w:rPr>
          <w:rFonts w:ascii="Times New Roman" w:eastAsia="Times New Roman" w:hAnsi="Times New Roman" w:cs="Times New Roman"/>
          <w:b/>
          <w:bCs/>
          <w:sz w:val="24"/>
          <w:szCs w:val="24"/>
          <w:lang w:val="sv-SE"/>
        </w:rPr>
      </w:pPr>
      <w:bookmarkStart w:id="117" w:name="_q5gm055mmee6" w:colFirst="0" w:colLast="0"/>
      <w:bookmarkStart w:id="118" w:name="_Toc215078204"/>
      <w:bookmarkStart w:id="119" w:name="_Toc215092595"/>
      <w:bookmarkEnd w:id="117"/>
      <w:r w:rsidRPr="005E1DDF">
        <w:rPr>
          <w:rFonts w:ascii="Times New Roman" w:eastAsia="Times New Roman" w:hAnsi="Times New Roman" w:cs="Times New Roman"/>
          <w:b/>
          <w:bCs/>
          <w:sz w:val="24"/>
          <w:szCs w:val="24"/>
          <w:lang w:val="sv-SE"/>
        </w:rPr>
        <w:t>4.2 Pembahasan</w:t>
      </w:r>
      <w:bookmarkEnd w:id="118"/>
      <w:bookmarkEnd w:id="119"/>
    </w:p>
    <w:p w14:paraId="779CD0D0" w14:textId="77777777" w:rsidR="007408BD" w:rsidRPr="005E1DDF" w:rsidRDefault="00666E52">
      <w:pPr>
        <w:spacing w:before="240"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Hasil penelitian ini memberikan gambaran mengenai pola perpindahan merek laptop mahasiswa Sains Data ITERA melalui pendekatan rantai Markov. Berdasarkan data survei yang diperoleh dari mahasiswa, ditemukan bahwa penggunaan merek laptop cukup beragam, dengan beberapa merek seperti Acer, Asus, Lenovo, dan HP mendominasi penggunaan awal. Informasi ini menjadi dasar dalam membentuk ruang keadaan yang terdiri dari sembilan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yaitu Acer, Apple, Asus, Axioo, Dell, Fujitsu, HP, Lenovo, dan Toshiba.</w:t>
      </w:r>
    </w:p>
    <w:p w14:paraId="5603A0CA" w14:textId="77777777" w:rsidR="007408BD" w:rsidRPr="005E1DDF" w:rsidRDefault="00666E52">
      <w:pPr>
        <w:spacing w:before="240"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Analisis matriks transisi menunjukkan bahwa sebagian merek memiliki probabilitas bertahan yang tinggi, seperti Apple, Dell, dan Axioo, yang memiliki </w:t>
      </w:r>
      <w:r w:rsidRPr="005E1DDF">
        <w:rPr>
          <w:rFonts w:ascii="Times New Roman" w:eastAsia="Times New Roman" w:hAnsi="Times New Roman" w:cs="Times New Roman"/>
          <w:i/>
          <w:iCs/>
          <w:sz w:val="24"/>
          <w:szCs w:val="24"/>
          <w:lang w:val="sv-SE"/>
        </w:rPr>
        <w:t>self-transition</w:t>
      </w:r>
      <w:r w:rsidRPr="005E1DDF">
        <w:rPr>
          <w:rFonts w:ascii="Times New Roman" w:eastAsia="Times New Roman" w:hAnsi="Times New Roman" w:cs="Times New Roman"/>
          <w:sz w:val="24"/>
          <w:szCs w:val="24"/>
          <w:lang w:val="sv-SE"/>
        </w:rPr>
        <w:t xml:space="preserve"> sebesar 1.00. Hal ini menandakan bahwa pengguna cenderung tidak berpindah dari merek tersebut. Sementara itu, merek seperti Asus, HP, dan Lenovo memperlihatkan dinamika perpindahan yang lebih aktif, menandakan fleksibilitas preferensi pengguna. Diagram transisi mendukung temuan ini, dengan jaringan perpindahan yang cukup kompleks namun tidak membentuk graf yang terhubung kuat. Struktur graf yang memiliki enam komponen terhubung kuat menunjukkan adanya beberapa merek yang bertindak sebagai penerima perpindahan tanpa hubungan timbal balik, salah satunya adalah Axioo. Perhitungan probabilitas langkah ke-n semakin memperjelas arah perkembangan jangka panjang sistem. Dimulai dari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Lenovo, probabilitas tetap tinggi pada langkah awal, namun secara bertahap menurun seiring bertambahnya jumlah langkah. Sebaliknya, probabilitas menuju Axioo meningkat secara konsisten, terutama pada langkah ke-10, yang menunjukkan tanda-tanda konvergensi menuju distribusi jangka panjang. Visualisasi distribusi pada n = 3, 5, dan 10 menggambarkan perpindahan dominasi dari Lenovo menuju Axioo secara bertahap.</w:t>
      </w:r>
    </w:p>
    <w:p w14:paraId="643C4E81" w14:textId="77777777" w:rsidR="007408BD" w:rsidRPr="005E1DDF" w:rsidRDefault="00666E52">
      <w:pPr>
        <w:spacing w:before="240" w:after="240"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Distribusi steady-state memberi hasil yang sangat tegas: seluruh probabilitas jangka panjang terkonsentrasi pada state Axioo dengan nilai 1.0000, sedangkan seluruh state lain memiliki probabilitas 0.0000. Hal ini menunjukkan bahwa Axioo merupakan </w:t>
      </w:r>
      <w:r w:rsidRPr="005E1DDF">
        <w:rPr>
          <w:rFonts w:ascii="Times New Roman" w:eastAsia="Times New Roman" w:hAnsi="Times New Roman" w:cs="Times New Roman"/>
          <w:i/>
          <w:iCs/>
          <w:sz w:val="24"/>
          <w:szCs w:val="24"/>
          <w:lang w:val="sv-SE"/>
        </w:rPr>
        <w:t>absorbing state</w:t>
      </w:r>
      <w:r w:rsidRPr="005E1DDF">
        <w:rPr>
          <w:rFonts w:ascii="Times New Roman" w:eastAsia="Times New Roman" w:hAnsi="Times New Roman" w:cs="Times New Roman"/>
          <w:sz w:val="24"/>
          <w:szCs w:val="24"/>
          <w:lang w:val="sv-SE"/>
        </w:rPr>
        <w:t xml:space="preserve"> yang menyerap seluruh probabilitas tanpa perpindahan keluar dari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tersebut. Verifikasi matematis melalui pengujian  </w:t>
      </w:r>
      <m:oMath>
        <m:r>
          <w:rPr>
            <w:rFonts w:ascii="Cambria Math" w:hAnsi="Cambria Math"/>
          </w:rPr>
          <m:t>π</m:t>
        </m:r>
        <m:r>
          <w:rPr>
            <w:rFonts w:ascii="Times New Roman" w:eastAsia="Times New Roman" w:hAnsi="Times New Roman" w:cs="Times New Roman"/>
            <w:sz w:val="24"/>
            <w:szCs w:val="24"/>
          </w:rPr>
          <m:t>P</m:t>
        </m:r>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π</m:t>
        </m:r>
      </m:oMath>
      <w:r w:rsidRPr="005E1DDF">
        <w:rPr>
          <w:rFonts w:ascii="Times New Roman" w:eastAsia="Times New Roman" w:hAnsi="Times New Roman" w:cs="Times New Roman"/>
          <w:sz w:val="24"/>
          <w:szCs w:val="24"/>
          <w:lang w:val="sv-SE"/>
        </w:rPr>
        <w:t xml:space="preserve"> memberikan hasil </w:t>
      </w:r>
      <w:r w:rsidRPr="005E1DDF">
        <w:rPr>
          <w:rFonts w:ascii="Times New Roman" w:eastAsia="Times New Roman" w:hAnsi="Times New Roman" w:cs="Times New Roman"/>
          <w:i/>
          <w:iCs/>
          <w:sz w:val="24"/>
          <w:szCs w:val="24"/>
          <w:lang w:val="sv-SE"/>
        </w:rPr>
        <w:t>True</w:t>
      </w:r>
      <w:r w:rsidRPr="005E1DDF">
        <w:rPr>
          <w:rFonts w:ascii="Times New Roman" w:eastAsia="Times New Roman" w:hAnsi="Times New Roman" w:cs="Times New Roman"/>
          <w:sz w:val="24"/>
          <w:szCs w:val="24"/>
          <w:lang w:val="sv-SE"/>
        </w:rPr>
        <w:t xml:space="preserve"> dengan perbedaan maksimum 0.000000, menegaskan bahwa distribusi steady-state yang diperoleh valid dan akurat secara numerik.</w:t>
      </w:r>
    </w:p>
    <w:p w14:paraId="789CA4FE" w14:textId="77777777" w:rsidR="007408BD" w:rsidRPr="005E1DDF" w:rsidRDefault="00666E52">
      <w:pPr>
        <w:spacing w:before="240" w:after="240" w:line="360" w:lineRule="auto"/>
        <w:jc w:val="both"/>
        <w:rPr>
          <w:rFonts w:ascii="Times New Roman" w:eastAsia="Times New Roman" w:hAnsi="Times New Roman" w:cs="Times New Roman"/>
          <w:lang w:val="sv-SE"/>
        </w:rPr>
      </w:pPr>
      <w:r w:rsidRPr="005E1DDF">
        <w:rPr>
          <w:rFonts w:ascii="Times New Roman" w:eastAsia="Times New Roman" w:hAnsi="Times New Roman" w:cs="Times New Roman"/>
          <w:sz w:val="24"/>
          <w:szCs w:val="24"/>
          <w:lang w:val="sv-SE"/>
        </w:rPr>
        <w:t>Secara keseluruhan, penelitian ini menunjukkan bahwa meskipun dalam jangka pendek Lenovo atau Asus memiliki pengaruh yang signifikan, struktur transisi jangka panjang menunjukkan bahwa Axioo merupakan tujuan akhir dalam sistem perpindahan merek laptop mahasiswa. Hasil ini tidak hanya menggambarkan pola penggunaan perangkat saat ini, tetapi juga memberikan indikasi tentang potensi preferensi mahasiswa di masa mendatang.</w:t>
      </w:r>
    </w:p>
    <w:p w14:paraId="2C72A753" w14:textId="77777777" w:rsidR="007408BD" w:rsidRPr="005E1DDF" w:rsidRDefault="00666E52">
      <w:pPr>
        <w:pStyle w:val="Judul1"/>
        <w:spacing w:before="0" w:after="0" w:line="360" w:lineRule="auto"/>
        <w:jc w:val="center"/>
        <w:rPr>
          <w:rFonts w:ascii="Times New Roman" w:eastAsia="Times New Roman" w:hAnsi="Times New Roman" w:cs="Times New Roman"/>
          <w:b/>
          <w:bCs/>
          <w:sz w:val="28"/>
          <w:szCs w:val="28"/>
          <w:lang w:val="sv-SE"/>
        </w:rPr>
      </w:pPr>
      <w:bookmarkStart w:id="120" w:name="_gmdz51i1p2ld" w:colFirst="0" w:colLast="0"/>
      <w:bookmarkStart w:id="121" w:name="_Toc215078205"/>
      <w:bookmarkStart w:id="122" w:name="_Toc215092596"/>
      <w:bookmarkEnd w:id="120"/>
      <w:r w:rsidRPr="005E1DDF">
        <w:rPr>
          <w:rFonts w:ascii="Times New Roman" w:eastAsia="Times New Roman" w:hAnsi="Times New Roman" w:cs="Times New Roman"/>
          <w:b/>
          <w:bCs/>
          <w:sz w:val="28"/>
          <w:szCs w:val="28"/>
          <w:lang w:val="sv-SE"/>
        </w:rPr>
        <w:t xml:space="preserve">BAB V </w:t>
      </w:r>
      <w:r w:rsidRPr="005E1DDF">
        <w:rPr>
          <w:rFonts w:ascii="Times New Roman" w:eastAsia="Times New Roman" w:hAnsi="Times New Roman" w:cs="Times New Roman"/>
          <w:b/>
          <w:bCs/>
          <w:sz w:val="28"/>
          <w:szCs w:val="28"/>
          <w:lang w:val="sv-SE"/>
        </w:rPr>
        <w:br/>
        <w:t>PENUTUP</w:t>
      </w:r>
      <w:bookmarkEnd w:id="121"/>
      <w:bookmarkEnd w:id="122"/>
    </w:p>
    <w:p w14:paraId="4589E927" w14:textId="77777777" w:rsidR="007408BD" w:rsidRPr="005E1DDF" w:rsidRDefault="007408BD">
      <w:pPr>
        <w:rPr>
          <w:rFonts w:ascii="Times New Roman" w:eastAsia="Times New Roman" w:hAnsi="Times New Roman" w:cs="Times New Roman"/>
          <w:lang w:val="sv-SE"/>
        </w:rPr>
      </w:pPr>
    </w:p>
    <w:p w14:paraId="56C25A61" w14:textId="77777777" w:rsidR="007408BD" w:rsidRPr="005E1DDF" w:rsidRDefault="00666E52">
      <w:pPr>
        <w:pStyle w:val="Judul2"/>
        <w:spacing w:before="0" w:after="200"/>
        <w:rPr>
          <w:rFonts w:ascii="Times New Roman" w:eastAsia="Times New Roman" w:hAnsi="Times New Roman" w:cs="Times New Roman"/>
          <w:b/>
          <w:bCs/>
          <w:sz w:val="24"/>
          <w:szCs w:val="24"/>
          <w:lang w:val="sv-SE"/>
        </w:rPr>
      </w:pPr>
      <w:bookmarkStart w:id="123" w:name="_xl2l27a7w1sz" w:colFirst="0" w:colLast="0"/>
      <w:bookmarkStart w:id="124" w:name="_Toc215078206"/>
      <w:bookmarkStart w:id="125" w:name="_Toc215092597"/>
      <w:bookmarkEnd w:id="123"/>
      <w:r w:rsidRPr="005E1DDF">
        <w:rPr>
          <w:rFonts w:ascii="Times New Roman" w:eastAsia="Times New Roman" w:hAnsi="Times New Roman" w:cs="Times New Roman"/>
          <w:b/>
          <w:bCs/>
          <w:sz w:val="24"/>
          <w:szCs w:val="24"/>
          <w:lang w:val="sv-SE"/>
        </w:rPr>
        <w:t>5.1 Kesimpulan</w:t>
      </w:r>
      <w:bookmarkEnd w:id="124"/>
      <w:bookmarkEnd w:id="125"/>
    </w:p>
    <w:p w14:paraId="79121393" w14:textId="77777777" w:rsidR="007408BD" w:rsidRPr="005E1DDF" w:rsidRDefault="00666E52">
      <w:p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Berdasarkan hasil yang telah dipaparkan, dapat disimpulkan bahwa: </w:t>
      </w:r>
    </w:p>
    <w:p w14:paraId="4585F486" w14:textId="40E261D4" w:rsidR="007408BD" w:rsidRPr="005E1DDF" w:rsidRDefault="00666E52">
      <w:pPr>
        <w:numPr>
          <w:ilvl w:val="0"/>
          <w:numId w:val="5"/>
        </w:num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Hasil analisis deskriptif menunjukkan bahwa preferensi awal mahasiswa Sains Data ITERA terhadap merek laptop cukup beragam, dengan dominasi pada Asus, Lenovo, Acer, dan HP. Dari data survei terbentuk ruang keadaan sebanyak sembilan merek (Acer, Apple, Asus, Axioo, Dell, Fujitsu, HP, Lenovo, Toshiba) yang kemudian digunakan sebagai dasar pemodelan rantai Markov.</w:t>
      </w:r>
    </w:p>
    <w:p w14:paraId="3F0297EA" w14:textId="47CFCA65" w:rsidR="007408BD" w:rsidRPr="005E1DDF" w:rsidRDefault="00666E52">
      <w:pPr>
        <w:numPr>
          <w:ilvl w:val="0"/>
          <w:numId w:val="5"/>
        </w:num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Model rantai Markov yang dibangun melalui matriks transisi dan diagram transisi berhasil memetakan pola perpindahan antar merek secara jelas dan terstruktur. Matriks transisi menunjukkan adanya merek dengan probabilitas bertahan sempurna (Apple, Dell, Axioo) serta merek dengan perpindahan dinamis (Asus, HP, Lenovo). Analisis probabilitas langkah ke-n (n = 3, 5, 10) menunjukkan pergeseran bertahap dari dominasi Lenovo menuju meningkatnya probabilitas Axioo, yang menandakan adanya kecenderungan transisi jangka panjang menuju state tertentu.</w:t>
      </w:r>
    </w:p>
    <w:p w14:paraId="618AC0AD" w14:textId="0CF6D7DB" w:rsidR="007408BD" w:rsidRPr="005E1DDF" w:rsidRDefault="00666E52">
      <w:pPr>
        <w:numPr>
          <w:ilvl w:val="0"/>
          <w:numId w:val="5"/>
        </w:num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Distribusi </w:t>
      </w:r>
      <w:r w:rsidRPr="005E1DDF">
        <w:rPr>
          <w:rFonts w:ascii="Times New Roman" w:eastAsia="Times New Roman" w:hAnsi="Times New Roman" w:cs="Times New Roman"/>
          <w:i/>
          <w:iCs/>
          <w:sz w:val="24"/>
          <w:szCs w:val="24"/>
          <w:lang w:val="sv-SE"/>
        </w:rPr>
        <w:t>steady-state</w:t>
      </w:r>
      <w:r w:rsidRPr="005E1DDF">
        <w:rPr>
          <w:rFonts w:ascii="Times New Roman" w:eastAsia="Times New Roman" w:hAnsi="Times New Roman" w:cs="Times New Roman"/>
          <w:sz w:val="24"/>
          <w:szCs w:val="24"/>
          <w:lang w:val="sv-SE"/>
        </w:rPr>
        <w:t xml:space="preserve"> menunjukkan bahwa seluruh probabilitas jangka panjang terkonsentrasi pada Axioo sebagai</w:t>
      </w:r>
      <w:r w:rsidRPr="005E1DDF">
        <w:rPr>
          <w:rFonts w:ascii="Times New Roman" w:eastAsia="Times New Roman" w:hAnsi="Times New Roman" w:cs="Times New Roman"/>
          <w:i/>
          <w:iCs/>
          <w:sz w:val="24"/>
          <w:szCs w:val="24"/>
          <w:lang w:val="sv-SE"/>
        </w:rPr>
        <w:t xml:space="preserve"> absorbing state</w:t>
      </w:r>
      <w:r w:rsidRPr="005E1DDF">
        <w:rPr>
          <w:rFonts w:ascii="Times New Roman" w:eastAsia="Times New Roman" w:hAnsi="Times New Roman" w:cs="Times New Roman"/>
          <w:sz w:val="24"/>
          <w:szCs w:val="24"/>
          <w:lang w:val="sv-SE"/>
        </w:rPr>
        <w:t xml:space="preserve"> dengan nilai 1.0000, sementara seluruh </w:t>
      </w:r>
      <w:r w:rsidRPr="005E1DDF">
        <w:rPr>
          <w:rFonts w:ascii="Times New Roman" w:eastAsia="Times New Roman" w:hAnsi="Times New Roman" w:cs="Times New Roman"/>
          <w:i/>
          <w:iCs/>
          <w:sz w:val="24"/>
          <w:szCs w:val="24"/>
          <w:lang w:val="sv-SE"/>
        </w:rPr>
        <w:t>state</w:t>
      </w:r>
      <w:r w:rsidRPr="005E1DDF">
        <w:rPr>
          <w:rFonts w:ascii="Times New Roman" w:eastAsia="Times New Roman" w:hAnsi="Times New Roman" w:cs="Times New Roman"/>
          <w:sz w:val="24"/>
          <w:szCs w:val="24"/>
          <w:lang w:val="sv-SE"/>
        </w:rPr>
        <w:t xml:space="preserve"> lain bernilai 0.0000. Hal ini berarti bahwa dalam jangka panjang, sistem akan selalu berakhir pada Axioo terlepas dari kondisi awal. Hasil ini diperkuat oleh verifikasi matematis </w:t>
      </w:r>
      <m:oMath>
        <m:r>
          <w:rPr>
            <w:rFonts w:ascii="Cambria Math" w:hAnsi="Cambria Math"/>
          </w:rPr>
          <m:t>π</m:t>
        </m:r>
        <m:r>
          <w:rPr>
            <w:rFonts w:ascii="Times New Roman" w:eastAsia="Times New Roman" w:hAnsi="Times New Roman" w:cs="Times New Roman"/>
            <w:sz w:val="24"/>
            <w:szCs w:val="24"/>
          </w:rPr>
          <m:t>P</m:t>
        </m:r>
        <m:r>
          <w:rPr>
            <w:rFonts w:ascii="Times New Roman" w:eastAsia="Times New Roman" w:hAnsi="Times New Roman" w:cs="Times New Roman"/>
            <w:sz w:val="24"/>
            <w:szCs w:val="24"/>
            <w:lang w:val="sv-SE"/>
          </w:rPr>
          <m:t>=</m:t>
        </m:r>
        <m:r>
          <w:rPr>
            <w:rFonts w:ascii="Times New Roman" w:eastAsia="Times New Roman" w:hAnsi="Times New Roman" w:cs="Times New Roman"/>
            <w:sz w:val="24"/>
            <w:szCs w:val="24"/>
          </w:rPr>
          <m:t>π</m:t>
        </m:r>
      </m:oMath>
      <w:r w:rsidRPr="005E1DDF">
        <w:rPr>
          <w:rFonts w:ascii="Times New Roman" w:eastAsia="Times New Roman" w:hAnsi="Times New Roman" w:cs="Times New Roman"/>
          <w:sz w:val="24"/>
          <w:szCs w:val="24"/>
          <w:lang w:val="sv-SE"/>
        </w:rPr>
        <w:t xml:space="preserve"> yang menghasilkan </w:t>
      </w:r>
      <w:r w:rsidRPr="005E1DDF">
        <w:rPr>
          <w:rFonts w:ascii="Times New Roman" w:eastAsia="Times New Roman" w:hAnsi="Times New Roman" w:cs="Times New Roman"/>
          <w:i/>
          <w:iCs/>
          <w:sz w:val="24"/>
          <w:szCs w:val="24"/>
          <w:lang w:val="sv-SE"/>
        </w:rPr>
        <w:t>True</w:t>
      </w:r>
      <w:r w:rsidRPr="005E1DDF">
        <w:rPr>
          <w:rFonts w:ascii="Times New Roman" w:eastAsia="Times New Roman" w:hAnsi="Times New Roman" w:cs="Times New Roman"/>
          <w:sz w:val="24"/>
          <w:szCs w:val="24"/>
          <w:lang w:val="sv-SE"/>
        </w:rPr>
        <w:t xml:space="preserve"> dengan perbedaan maksimum 0.000000, menegaskan bahwa distribusi stasioner yang diperoleh stabil dan valid. </w:t>
      </w:r>
    </w:p>
    <w:p w14:paraId="230E906E" w14:textId="77777777" w:rsidR="007408BD" w:rsidRPr="005E1DDF" w:rsidRDefault="00666E52">
      <w:pPr>
        <w:pStyle w:val="Judul2"/>
        <w:spacing w:after="200"/>
        <w:rPr>
          <w:rFonts w:ascii="Times New Roman" w:eastAsia="Times New Roman" w:hAnsi="Times New Roman" w:cs="Times New Roman"/>
          <w:b/>
          <w:bCs/>
          <w:sz w:val="24"/>
          <w:szCs w:val="24"/>
          <w:lang w:val="sv-SE"/>
        </w:rPr>
      </w:pPr>
      <w:bookmarkStart w:id="126" w:name="_m4ey26ejt06d" w:colFirst="0" w:colLast="0"/>
      <w:bookmarkStart w:id="127" w:name="_Toc215078207"/>
      <w:bookmarkStart w:id="128" w:name="_Toc215092598"/>
      <w:bookmarkEnd w:id="126"/>
      <w:r w:rsidRPr="005E1DDF">
        <w:rPr>
          <w:rFonts w:ascii="Times New Roman" w:eastAsia="Times New Roman" w:hAnsi="Times New Roman" w:cs="Times New Roman"/>
          <w:b/>
          <w:bCs/>
          <w:sz w:val="24"/>
          <w:szCs w:val="24"/>
          <w:lang w:val="sv-SE"/>
        </w:rPr>
        <w:t>5.2 Saran</w:t>
      </w:r>
      <w:bookmarkEnd w:id="127"/>
      <w:bookmarkEnd w:id="128"/>
    </w:p>
    <w:p w14:paraId="00C78ECD" w14:textId="74C3A7AD" w:rsidR="007408BD" w:rsidRPr="005E1DDF" w:rsidRDefault="00666E52">
      <w:pPr>
        <w:spacing w:line="360" w:lineRule="auto"/>
        <w:jc w:val="both"/>
        <w:rPr>
          <w:rFonts w:ascii="Times New Roman" w:eastAsia="Times New Roman" w:hAnsi="Times New Roman" w:cs="Times New Roman"/>
          <w:sz w:val="24"/>
          <w:szCs w:val="24"/>
          <w:lang w:val="sv-SE"/>
        </w:rPr>
      </w:pPr>
      <w:r w:rsidRPr="005E1DDF">
        <w:rPr>
          <w:rFonts w:ascii="Times New Roman" w:eastAsia="Times New Roman" w:hAnsi="Times New Roman" w:cs="Times New Roman"/>
          <w:sz w:val="24"/>
          <w:szCs w:val="24"/>
          <w:lang w:val="sv-SE"/>
        </w:rPr>
        <w:t xml:space="preserve">Penelitian selanjutnya disarankan untuk memasukkan faktor-faktor tambahan yang dapat memengaruhi perpindahan merek laptop, seperti harga, spesifikasi, kepuasan penggunaan, serta rekomendasi lingkungan sosial, sehingga model yang dibangun dapat menggambarkan perilaku pengguna secara lebih komprehensif. </w:t>
      </w:r>
    </w:p>
    <w:p w14:paraId="02BE02DA" w14:textId="77777777" w:rsidR="007408BD" w:rsidRPr="005E1DDF" w:rsidRDefault="007408BD">
      <w:pPr>
        <w:rPr>
          <w:rFonts w:ascii="Times New Roman" w:eastAsia="Times New Roman" w:hAnsi="Times New Roman" w:cs="Times New Roman"/>
          <w:lang w:val="sv-SE"/>
        </w:rPr>
      </w:pPr>
    </w:p>
    <w:p w14:paraId="4E801766" w14:textId="7A8E9188" w:rsidR="007408BD" w:rsidRPr="005E1DDF" w:rsidRDefault="007408BD">
      <w:pPr>
        <w:rPr>
          <w:rFonts w:ascii="Times New Roman" w:eastAsia="Times New Roman" w:hAnsi="Times New Roman" w:cs="Times New Roman"/>
          <w:lang w:val="sv-SE"/>
        </w:rPr>
      </w:pPr>
    </w:p>
    <w:p w14:paraId="268F4094" w14:textId="77777777" w:rsidR="007408BD" w:rsidRDefault="00666E52">
      <w:pPr>
        <w:pStyle w:val="Judul1"/>
        <w:spacing w:before="0" w:after="0" w:line="360" w:lineRule="auto"/>
        <w:jc w:val="center"/>
        <w:rPr>
          <w:rFonts w:ascii="Times New Roman" w:eastAsia="Times New Roman" w:hAnsi="Times New Roman" w:cs="Times New Roman"/>
        </w:rPr>
      </w:pPr>
      <w:bookmarkStart w:id="129" w:name="_81qh2km5brr8" w:colFirst="0" w:colLast="0"/>
      <w:bookmarkStart w:id="130" w:name="_Toc215078208"/>
      <w:bookmarkStart w:id="131" w:name="_Toc215092599"/>
      <w:bookmarkEnd w:id="129"/>
      <w:r>
        <w:rPr>
          <w:rFonts w:ascii="Times New Roman" w:eastAsia="Times New Roman" w:hAnsi="Times New Roman" w:cs="Times New Roman"/>
          <w:b/>
          <w:bCs/>
          <w:sz w:val="28"/>
          <w:szCs w:val="28"/>
        </w:rPr>
        <w:t>DAFTAR PUSTAKA</w:t>
      </w:r>
      <w:bookmarkEnd w:id="130"/>
      <w:bookmarkEnd w:id="131"/>
    </w:p>
    <w:p w14:paraId="60AD3D43" w14:textId="77777777" w:rsidR="007408BD" w:rsidRDefault="007408BD">
      <w:pPr>
        <w:rPr>
          <w:rFonts w:ascii="Times New Roman" w:eastAsia="Times New Roman" w:hAnsi="Times New Roman" w:cs="Times New Roman"/>
        </w:rPr>
      </w:pPr>
    </w:p>
    <w:p w14:paraId="711428D3" w14:textId="77777777" w:rsidR="007408BD" w:rsidRDefault="007408BD">
      <w:pPr>
        <w:rPr>
          <w:rFonts w:ascii="Times New Roman" w:eastAsia="Times New Roman" w:hAnsi="Times New Roman" w:cs="Times New Roman"/>
        </w:rPr>
      </w:pPr>
    </w:p>
    <w:p w14:paraId="2D6F1FAA" w14:textId="77777777" w:rsidR="007408BD" w:rsidRDefault="007408BD">
      <w:pPr>
        <w:rPr>
          <w:rFonts w:ascii="Times New Roman" w:eastAsia="Times New Roman" w:hAnsi="Times New Roman" w:cs="Times New Roman"/>
        </w:rPr>
      </w:pPr>
    </w:p>
    <w:sectPr w:rsidR="007408BD" w:rsidSect="003C42CD">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89C98" w14:textId="77777777" w:rsidR="00666E52" w:rsidRDefault="00666E52" w:rsidP="00B671BD">
      <w:pPr>
        <w:spacing w:line="240" w:lineRule="auto"/>
      </w:pPr>
      <w:r>
        <w:separator/>
      </w:r>
    </w:p>
  </w:endnote>
  <w:endnote w:type="continuationSeparator" w:id="0">
    <w:p w14:paraId="44D800B2" w14:textId="77777777" w:rsidR="00666E52" w:rsidRDefault="00666E52" w:rsidP="00B671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Text">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186487"/>
      <w:docPartObj>
        <w:docPartGallery w:val="Page Numbers (Bottom of Page)"/>
        <w:docPartUnique/>
      </w:docPartObj>
    </w:sdtPr>
    <w:sdtEndPr>
      <w:rPr>
        <w:noProof/>
      </w:rPr>
    </w:sdtEndPr>
    <w:sdtContent>
      <w:p w14:paraId="4AD5E181" w14:textId="667266FF" w:rsidR="003C42CD" w:rsidRDefault="003C42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B6E6FD" w14:textId="77777777" w:rsidR="00B671BD" w:rsidRDefault="00B671BD" w:rsidP="00B671B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F579" w14:textId="66FB086E" w:rsidR="00B671BD" w:rsidRDefault="00B671BD" w:rsidP="00B671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F54BF" w14:textId="77777777" w:rsidR="00666E52" w:rsidRDefault="00666E52" w:rsidP="00B671BD">
      <w:pPr>
        <w:spacing w:line="240" w:lineRule="auto"/>
      </w:pPr>
      <w:r>
        <w:separator/>
      </w:r>
    </w:p>
  </w:footnote>
  <w:footnote w:type="continuationSeparator" w:id="0">
    <w:p w14:paraId="28B483A7" w14:textId="77777777" w:rsidR="00666E52" w:rsidRDefault="00666E52" w:rsidP="00B671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54D"/>
    <w:multiLevelType w:val="multilevel"/>
    <w:tmpl w:val="EC120F74"/>
    <w:lvl w:ilvl="0">
      <w:start w:val="1"/>
      <w:numFmt w:val="bullet"/>
      <w:lvlText w:val="●"/>
      <w:lvlJc w:val="left"/>
      <w:pPr>
        <w:ind w:left="720" w:hanging="360"/>
      </w:pPr>
      <w:rPr>
        <w:rFonts w:ascii="Google Sans Text" w:eastAsia="Google Sans Text" w:hAnsi="Google Sans Text" w:cs="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55AF1"/>
    <w:multiLevelType w:val="multilevel"/>
    <w:tmpl w:val="32E28D0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022248"/>
    <w:multiLevelType w:val="multilevel"/>
    <w:tmpl w:val="AAECA04E"/>
    <w:lvl w:ilvl="0">
      <w:start w:val="1"/>
      <w:numFmt w:val="decimal"/>
      <w:lvlText w:val="%1."/>
      <w:lvlJc w:val="left"/>
      <w:pPr>
        <w:ind w:left="5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2021437"/>
    <w:multiLevelType w:val="multilevel"/>
    <w:tmpl w:val="5F56CE2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854B18"/>
    <w:multiLevelType w:val="multilevel"/>
    <w:tmpl w:val="B3289282"/>
    <w:lvl w:ilvl="0">
      <w:start w:val="2"/>
      <w:numFmt w:val="decimal"/>
      <w:lvlText w:val="%1."/>
      <w:lvlJc w:val="left"/>
      <w:pPr>
        <w:ind w:left="720" w:hanging="360"/>
      </w:pPr>
      <w:rPr>
        <w:rFonts w:ascii="Times New Roman" w:eastAsia="Google Sans Text" w:hAnsi="Times New Roman" w:cs="Times New Roman"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5" w15:restartNumberingAfterBreak="0">
    <w:nsid w:val="23D15044"/>
    <w:multiLevelType w:val="multilevel"/>
    <w:tmpl w:val="105E281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FA762A"/>
    <w:multiLevelType w:val="multilevel"/>
    <w:tmpl w:val="D08AEF8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152C94"/>
    <w:multiLevelType w:val="multilevel"/>
    <w:tmpl w:val="A5C4E56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816360"/>
    <w:multiLevelType w:val="hybridMultilevel"/>
    <w:tmpl w:val="F010225A"/>
    <w:lvl w:ilvl="0" w:tplc="FFFFFFF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62F12"/>
    <w:multiLevelType w:val="multilevel"/>
    <w:tmpl w:val="F2868F5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5E3A3E"/>
    <w:multiLevelType w:val="hybridMultilevel"/>
    <w:tmpl w:val="3932A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BD6722"/>
    <w:multiLevelType w:val="multilevel"/>
    <w:tmpl w:val="8A6E037A"/>
    <w:lvl w:ilvl="0">
      <w:start w:val="3"/>
      <w:numFmt w:val="decimal"/>
      <w:lvlText w:val="%1"/>
      <w:lvlJc w:val="left"/>
      <w:pPr>
        <w:ind w:left="360" w:hanging="360"/>
      </w:pPr>
      <w:rPr>
        <w:rFonts w:hint="default"/>
        <w:color w:val="auto"/>
        <w:sz w:val="24"/>
      </w:rPr>
    </w:lvl>
    <w:lvl w:ilvl="1">
      <w:start w:val="3"/>
      <w:numFmt w:val="decimal"/>
      <w:lvlText w:val="%1.%2"/>
      <w:lvlJc w:val="left"/>
      <w:pPr>
        <w:ind w:left="360" w:hanging="360"/>
      </w:pPr>
      <w:rPr>
        <w:rFonts w:hint="default"/>
        <w:color w:val="auto"/>
        <w:sz w:val="24"/>
      </w:rPr>
    </w:lvl>
    <w:lvl w:ilvl="2">
      <w:start w:val="1"/>
      <w:numFmt w:val="decimal"/>
      <w:lvlText w:val="%1.%2.%3"/>
      <w:lvlJc w:val="left"/>
      <w:pPr>
        <w:ind w:left="720" w:hanging="720"/>
      </w:pPr>
      <w:rPr>
        <w:rFonts w:hint="default"/>
        <w:color w:val="auto"/>
        <w:sz w:val="24"/>
      </w:rPr>
    </w:lvl>
    <w:lvl w:ilvl="3">
      <w:start w:val="1"/>
      <w:numFmt w:val="decimal"/>
      <w:lvlText w:val="%1.%2.%3.%4"/>
      <w:lvlJc w:val="left"/>
      <w:pPr>
        <w:ind w:left="1080" w:hanging="1080"/>
      </w:pPr>
      <w:rPr>
        <w:rFonts w:hint="default"/>
        <w:color w:val="auto"/>
        <w:sz w:val="24"/>
      </w:rPr>
    </w:lvl>
    <w:lvl w:ilvl="4">
      <w:start w:val="1"/>
      <w:numFmt w:val="decimal"/>
      <w:lvlText w:val="%1.%2.%3.%4.%5"/>
      <w:lvlJc w:val="left"/>
      <w:pPr>
        <w:ind w:left="1080" w:hanging="1080"/>
      </w:pPr>
      <w:rPr>
        <w:rFonts w:hint="default"/>
        <w:color w:val="auto"/>
        <w:sz w:val="24"/>
      </w:rPr>
    </w:lvl>
    <w:lvl w:ilvl="5">
      <w:start w:val="1"/>
      <w:numFmt w:val="decimal"/>
      <w:lvlText w:val="%1.%2.%3.%4.%5.%6"/>
      <w:lvlJc w:val="left"/>
      <w:pPr>
        <w:ind w:left="1440" w:hanging="1440"/>
      </w:pPr>
      <w:rPr>
        <w:rFonts w:hint="default"/>
        <w:color w:val="auto"/>
        <w:sz w:val="24"/>
      </w:rPr>
    </w:lvl>
    <w:lvl w:ilvl="6">
      <w:start w:val="1"/>
      <w:numFmt w:val="decimal"/>
      <w:lvlText w:val="%1.%2.%3.%4.%5.%6.%7"/>
      <w:lvlJc w:val="left"/>
      <w:pPr>
        <w:ind w:left="1440" w:hanging="1440"/>
      </w:pPr>
      <w:rPr>
        <w:rFonts w:hint="default"/>
        <w:color w:val="auto"/>
        <w:sz w:val="24"/>
      </w:rPr>
    </w:lvl>
    <w:lvl w:ilvl="7">
      <w:start w:val="1"/>
      <w:numFmt w:val="decimal"/>
      <w:lvlText w:val="%1.%2.%3.%4.%5.%6.%7.%8"/>
      <w:lvlJc w:val="left"/>
      <w:pPr>
        <w:ind w:left="1800" w:hanging="1800"/>
      </w:pPr>
      <w:rPr>
        <w:rFonts w:hint="default"/>
        <w:color w:val="auto"/>
        <w:sz w:val="24"/>
      </w:rPr>
    </w:lvl>
    <w:lvl w:ilvl="8">
      <w:start w:val="1"/>
      <w:numFmt w:val="decimal"/>
      <w:lvlText w:val="%1.%2.%3.%4.%5.%6.%7.%8.%9"/>
      <w:lvlJc w:val="left"/>
      <w:pPr>
        <w:ind w:left="1800" w:hanging="1800"/>
      </w:pPr>
      <w:rPr>
        <w:rFonts w:hint="default"/>
        <w:color w:val="auto"/>
        <w:sz w:val="24"/>
      </w:rPr>
    </w:lvl>
  </w:abstractNum>
  <w:abstractNum w:abstractNumId="12" w15:restartNumberingAfterBreak="0">
    <w:nsid w:val="45C31CAD"/>
    <w:multiLevelType w:val="multilevel"/>
    <w:tmpl w:val="BB3EB65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480" w:hanging="4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3" w15:restartNumberingAfterBreak="0">
    <w:nsid w:val="506C773F"/>
    <w:multiLevelType w:val="multilevel"/>
    <w:tmpl w:val="121284A6"/>
    <w:lvl w:ilvl="0">
      <w:start w:val="1"/>
      <w:numFmt w:val="decimal"/>
      <w:lvlText w:val="%1."/>
      <w:lvlJc w:val="left"/>
      <w:pPr>
        <w:ind w:left="5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20067D6"/>
    <w:multiLevelType w:val="multilevel"/>
    <w:tmpl w:val="26C82C52"/>
    <w:lvl w:ilvl="0">
      <w:start w:val="1"/>
      <w:numFmt w:val="decimal"/>
      <w:lvlText w:val="%1."/>
      <w:lvlJc w:val="left"/>
      <w:pPr>
        <w:ind w:left="720" w:hanging="360"/>
      </w:pPr>
      <w:rPr>
        <w:rFonts w:ascii="Times New Roman" w:eastAsia="Google Sans Text"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7557E58"/>
    <w:multiLevelType w:val="multilevel"/>
    <w:tmpl w:val="7AB88C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6A9E724B"/>
    <w:multiLevelType w:val="multilevel"/>
    <w:tmpl w:val="EADA6C40"/>
    <w:lvl w:ilvl="0">
      <w:start w:val="1"/>
      <w:numFmt w:val="decimal"/>
      <w:lvlText w:val="%1."/>
      <w:lvlJc w:val="left"/>
      <w:pPr>
        <w:ind w:left="5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E6A2A95"/>
    <w:multiLevelType w:val="multilevel"/>
    <w:tmpl w:val="A8F660E2"/>
    <w:lvl w:ilvl="0">
      <w:start w:val="1"/>
      <w:numFmt w:val="decimal"/>
      <w:lvlText w:val="%1."/>
      <w:lvlJc w:val="left"/>
      <w:pPr>
        <w:ind w:left="5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E234B2B"/>
    <w:multiLevelType w:val="multilevel"/>
    <w:tmpl w:val="79F076AC"/>
    <w:lvl w:ilvl="0">
      <w:start w:val="1"/>
      <w:numFmt w:val="decimal"/>
      <w:lvlText w:val="%1."/>
      <w:lvlJc w:val="left"/>
      <w:pPr>
        <w:ind w:left="720" w:hanging="360"/>
      </w:pPr>
      <w:rPr>
        <w:rFonts w:ascii="Times New Roman" w:eastAsia="Google Sans Text"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FC75C57"/>
    <w:multiLevelType w:val="multilevel"/>
    <w:tmpl w:val="C42A3C38"/>
    <w:lvl w:ilvl="0">
      <w:start w:val="1"/>
      <w:numFmt w:val="decimal"/>
      <w:lvlText w:val="%1."/>
      <w:lvlJc w:val="left"/>
      <w:pPr>
        <w:ind w:left="720" w:hanging="360"/>
      </w:pPr>
      <w:rPr>
        <w:rFonts w:ascii="Times New Roman" w:eastAsia="Arial"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93100432">
    <w:abstractNumId w:val="0"/>
  </w:num>
  <w:num w:numId="2" w16cid:durableId="1381369400">
    <w:abstractNumId w:val="6"/>
  </w:num>
  <w:num w:numId="3" w16cid:durableId="1664359512">
    <w:abstractNumId w:val="1"/>
  </w:num>
  <w:num w:numId="4" w16cid:durableId="1337539767">
    <w:abstractNumId w:val="5"/>
  </w:num>
  <w:num w:numId="5" w16cid:durableId="1042485344">
    <w:abstractNumId w:val="2"/>
  </w:num>
  <w:num w:numId="6" w16cid:durableId="1342005903">
    <w:abstractNumId w:val="14"/>
  </w:num>
  <w:num w:numId="7" w16cid:durableId="572008056">
    <w:abstractNumId w:val="7"/>
  </w:num>
  <w:num w:numId="8" w16cid:durableId="1733038800">
    <w:abstractNumId w:val="9"/>
  </w:num>
  <w:num w:numId="9" w16cid:durableId="1297251597">
    <w:abstractNumId w:val="17"/>
  </w:num>
  <w:num w:numId="10" w16cid:durableId="219480613">
    <w:abstractNumId w:val="18"/>
  </w:num>
  <w:num w:numId="11" w16cid:durableId="476413564">
    <w:abstractNumId w:val="16"/>
  </w:num>
  <w:num w:numId="12" w16cid:durableId="1357075464">
    <w:abstractNumId w:val="13"/>
  </w:num>
  <w:num w:numId="13" w16cid:durableId="1482966018">
    <w:abstractNumId w:val="15"/>
  </w:num>
  <w:num w:numId="14" w16cid:durableId="494495046">
    <w:abstractNumId w:val="19"/>
  </w:num>
  <w:num w:numId="15" w16cid:durableId="286470012">
    <w:abstractNumId w:val="3"/>
  </w:num>
  <w:num w:numId="16" w16cid:durableId="1914271964">
    <w:abstractNumId w:val="12"/>
  </w:num>
  <w:num w:numId="17" w16cid:durableId="398984313">
    <w:abstractNumId w:val="10"/>
  </w:num>
  <w:num w:numId="18" w16cid:durableId="904687017">
    <w:abstractNumId w:val="8"/>
  </w:num>
  <w:num w:numId="19" w16cid:durableId="1772552553">
    <w:abstractNumId w:val="11"/>
  </w:num>
  <w:num w:numId="20" w16cid:durableId="40638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8BD"/>
    <w:rsid w:val="000006C4"/>
    <w:rsid w:val="00005A65"/>
    <w:rsid w:val="0001267C"/>
    <w:rsid w:val="000130E9"/>
    <w:rsid w:val="0001339F"/>
    <w:rsid w:val="000203D5"/>
    <w:rsid w:val="00022710"/>
    <w:rsid w:val="00027193"/>
    <w:rsid w:val="00030275"/>
    <w:rsid w:val="000350AB"/>
    <w:rsid w:val="00035D97"/>
    <w:rsid w:val="00045540"/>
    <w:rsid w:val="00046E30"/>
    <w:rsid w:val="00053D13"/>
    <w:rsid w:val="000545C8"/>
    <w:rsid w:val="00060C89"/>
    <w:rsid w:val="0006390F"/>
    <w:rsid w:val="000643B4"/>
    <w:rsid w:val="0007007A"/>
    <w:rsid w:val="00071963"/>
    <w:rsid w:val="000763C9"/>
    <w:rsid w:val="000765D9"/>
    <w:rsid w:val="00080270"/>
    <w:rsid w:val="000838F9"/>
    <w:rsid w:val="00087C65"/>
    <w:rsid w:val="0009004B"/>
    <w:rsid w:val="0009342F"/>
    <w:rsid w:val="000B2172"/>
    <w:rsid w:val="000B2521"/>
    <w:rsid w:val="000B6065"/>
    <w:rsid w:val="000C7883"/>
    <w:rsid w:val="000D4297"/>
    <w:rsid w:val="000D5117"/>
    <w:rsid w:val="000E3AFA"/>
    <w:rsid w:val="000E42F9"/>
    <w:rsid w:val="000E56DA"/>
    <w:rsid w:val="000E7DBB"/>
    <w:rsid w:val="000F47DC"/>
    <w:rsid w:val="00100720"/>
    <w:rsid w:val="0010459C"/>
    <w:rsid w:val="0010570C"/>
    <w:rsid w:val="001062EC"/>
    <w:rsid w:val="0010699C"/>
    <w:rsid w:val="001125C3"/>
    <w:rsid w:val="0011571C"/>
    <w:rsid w:val="00116E83"/>
    <w:rsid w:val="001218FA"/>
    <w:rsid w:val="0012480B"/>
    <w:rsid w:val="00127664"/>
    <w:rsid w:val="00131B89"/>
    <w:rsid w:val="00134BBE"/>
    <w:rsid w:val="0013797C"/>
    <w:rsid w:val="001429E8"/>
    <w:rsid w:val="0014575E"/>
    <w:rsid w:val="001476AB"/>
    <w:rsid w:val="00147C02"/>
    <w:rsid w:val="0015167F"/>
    <w:rsid w:val="0015180E"/>
    <w:rsid w:val="00151FE9"/>
    <w:rsid w:val="00153F57"/>
    <w:rsid w:val="00154B3E"/>
    <w:rsid w:val="00156892"/>
    <w:rsid w:val="0016215B"/>
    <w:rsid w:val="0016333D"/>
    <w:rsid w:val="00164331"/>
    <w:rsid w:val="00164989"/>
    <w:rsid w:val="001658D8"/>
    <w:rsid w:val="001807D2"/>
    <w:rsid w:val="00181FAD"/>
    <w:rsid w:val="00182AFA"/>
    <w:rsid w:val="00183B1D"/>
    <w:rsid w:val="00184114"/>
    <w:rsid w:val="00187083"/>
    <w:rsid w:val="00196B69"/>
    <w:rsid w:val="00196B9F"/>
    <w:rsid w:val="001A0A26"/>
    <w:rsid w:val="001A1C5A"/>
    <w:rsid w:val="001A258C"/>
    <w:rsid w:val="001A4F76"/>
    <w:rsid w:val="001A5E61"/>
    <w:rsid w:val="001A7A2D"/>
    <w:rsid w:val="001B0342"/>
    <w:rsid w:val="001B315E"/>
    <w:rsid w:val="001B68D6"/>
    <w:rsid w:val="001C5DF4"/>
    <w:rsid w:val="001C64B4"/>
    <w:rsid w:val="001D5367"/>
    <w:rsid w:val="001D7E64"/>
    <w:rsid w:val="001E01B3"/>
    <w:rsid w:val="001E1536"/>
    <w:rsid w:val="001E2E24"/>
    <w:rsid w:val="001E72F8"/>
    <w:rsid w:val="001F207C"/>
    <w:rsid w:val="00202782"/>
    <w:rsid w:val="00204A09"/>
    <w:rsid w:val="00207FB1"/>
    <w:rsid w:val="00211B06"/>
    <w:rsid w:val="00211F3D"/>
    <w:rsid w:val="00212059"/>
    <w:rsid w:val="00212282"/>
    <w:rsid w:val="00212309"/>
    <w:rsid w:val="0021245E"/>
    <w:rsid w:val="0022042F"/>
    <w:rsid w:val="0022174A"/>
    <w:rsid w:val="00221E13"/>
    <w:rsid w:val="002236BB"/>
    <w:rsid w:val="002239D3"/>
    <w:rsid w:val="002250B7"/>
    <w:rsid w:val="00230454"/>
    <w:rsid w:val="0023414B"/>
    <w:rsid w:val="0023597B"/>
    <w:rsid w:val="00243135"/>
    <w:rsid w:val="0025169C"/>
    <w:rsid w:val="00251EA5"/>
    <w:rsid w:val="00252B4D"/>
    <w:rsid w:val="00257259"/>
    <w:rsid w:val="0026176F"/>
    <w:rsid w:val="00264947"/>
    <w:rsid w:val="002665EA"/>
    <w:rsid w:val="00270541"/>
    <w:rsid w:val="002722ED"/>
    <w:rsid w:val="00276CA5"/>
    <w:rsid w:val="002809A7"/>
    <w:rsid w:val="00283966"/>
    <w:rsid w:val="00283C80"/>
    <w:rsid w:val="00284455"/>
    <w:rsid w:val="00293052"/>
    <w:rsid w:val="00297977"/>
    <w:rsid w:val="002A24CC"/>
    <w:rsid w:val="002B0DCB"/>
    <w:rsid w:val="002B194B"/>
    <w:rsid w:val="002B1E7F"/>
    <w:rsid w:val="002B53A0"/>
    <w:rsid w:val="002C1951"/>
    <w:rsid w:val="002C5E97"/>
    <w:rsid w:val="002C7407"/>
    <w:rsid w:val="002D07D0"/>
    <w:rsid w:val="002D2BFF"/>
    <w:rsid w:val="002D2CA9"/>
    <w:rsid w:val="002D7DBC"/>
    <w:rsid w:val="002E2B5D"/>
    <w:rsid w:val="002E3471"/>
    <w:rsid w:val="002E64A0"/>
    <w:rsid w:val="002F34DF"/>
    <w:rsid w:val="002F611E"/>
    <w:rsid w:val="002F7781"/>
    <w:rsid w:val="003043D9"/>
    <w:rsid w:val="003062BA"/>
    <w:rsid w:val="00307532"/>
    <w:rsid w:val="003206AD"/>
    <w:rsid w:val="003208EA"/>
    <w:rsid w:val="00320F0E"/>
    <w:rsid w:val="00321679"/>
    <w:rsid w:val="00322A85"/>
    <w:rsid w:val="0032314F"/>
    <w:rsid w:val="003257C2"/>
    <w:rsid w:val="00333FBC"/>
    <w:rsid w:val="00336F65"/>
    <w:rsid w:val="00336FF0"/>
    <w:rsid w:val="00340197"/>
    <w:rsid w:val="0034250D"/>
    <w:rsid w:val="00344A34"/>
    <w:rsid w:val="0035399F"/>
    <w:rsid w:val="00360638"/>
    <w:rsid w:val="00362B3D"/>
    <w:rsid w:val="003675AB"/>
    <w:rsid w:val="0037146A"/>
    <w:rsid w:val="00374F5D"/>
    <w:rsid w:val="003754EC"/>
    <w:rsid w:val="00387F06"/>
    <w:rsid w:val="00391D42"/>
    <w:rsid w:val="003943CE"/>
    <w:rsid w:val="0039538E"/>
    <w:rsid w:val="00396782"/>
    <w:rsid w:val="00396FE9"/>
    <w:rsid w:val="003A3396"/>
    <w:rsid w:val="003B0C64"/>
    <w:rsid w:val="003B74CD"/>
    <w:rsid w:val="003B7AE3"/>
    <w:rsid w:val="003C18D7"/>
    <w:rsid w:val="003C2696"/>
    <w:rsid w:val="003C42CD"/>
    <w:rsid w:val="003D1648"/>
    <w:rsid w:val="003D3E88"/>
    <w:rsid w:val="003E54AD"/>
    <w:rsid w:val="003F0A42"/>
    <w:rsid w:val="003F411D"/>
    <w:rsid w:val="003F7A03"/>
    <w:rsid w:val="00404C7A"/>
    <w:rsid w:val="00410D45"/>
    <w:rsid w:val="004114B9"/>
    <w:rsid w:val="00415440"/>
    <w:rsid w:val="00415511"/>
    <w:rsid w:val="00415CDC"/>
    <w:rsid w:val="004220D0"/>
    <w:rsid w:val="004224B0"/>
    <w:rsid w:val="004279BB"/>
    <w:rsid w:val="0043093F"/>
    <w:rsid w:val="0043325C"/>
    <w:rsid w:val="00433BDC"/>
    <w:rsid w:val="00440080"/>
    <w:rsid w:val="00443F53"/>
    <w:rsid w:val="00446151"/>
    <w:rsid w:val="00446EE2"/>
    <w:rsid w:val="00450A06"/>
    <w:rsid w:val="00452216"/>
    <w:rsid w:val="004556B3"/>
    <w:rsid w:val="004653BB"/>
    <w:rsid w:val="00473D4A"/>
    <w:rsid w:val="00474535"/>
    <w:rsid w:val="004749A4"/>
    <w:rsid w:val="00476E04"/>
    <w:rsid w:val="004869F5"/>
    <w:rsid w:val="0049075C"/>
    <w:rsid w:val="0049142D"/>
    <w:rsid w:val="00491616"/>
    <w:rsid w:val="004928E5"/>
    <w:rsid w:val="004941A1"/>
    <w:rsid w:val="00496148"/>
    <w:rsid w:val="00497FC8"/>
    <w:rsid w:val="004A04D5"/>
    <w:rsid w:val="004A20EE"/>
    <w:rsid w:val="004A214B"/>
    <w:rsid w:val="004A30C8"/>
    <w:rsid w:val="004A5DB2"/>
    <w:rsid w:val="004A6513"/>
    <w:rsid w:val="004A69E7"/>
    <w:rsid w:val="004A7209"/>
    <w:rsid w:val="004B209B"/>
    <w:rsid w:val="004B2E59"/>
    <w:rsid w:val="004B35DA"/>
    <w:rsid w:val="004B38A9"/>
    <w:rsid w:val="004B63C5"/>
    <w:rsid w:val="004B68C1"/>
    <w:rsid w:val="004C3502"/>
    <w:rsid w:val="004C51E2"/>
    <w:rsid w:val="004D628C"/>
    <w:rsid w:val="004D6DB7"/>
    <w:rsid w:val="004E0A38"/>
    <w:rsid w:val="004E7A9E"/>
    <w:rsid w:val="004F0DA0"/>
    <w:rsid w:val="004F10BB"/>
    <w:rsid w:val="004F61EB"/>
    <w:rsid w:val="00500758"/>
    <w:rsid w:val="005010B2"/>
    <w:rsid w:val="0050749B"/>
    <w:rsid w:val="00511631"/>
    <w:rsid w:val="00513A7C"/>
    <w:rsid w:val="0051719C"/>
    <w:rsid w:val="00520729"/>
    <w:rsid w:val="0052303A"/>
    <w:rsid w:val="00530820"/>
    <w:rsid w:val="00530FA8"/>
    <w:rsid w:val="005312D9"/>
    <w:rsid w:val="00535704"/>
    <w:rsid w:val="005443CD"/>
    <w:rsid w:val="00544A2A"/>
    <w:rsid w:val="005474B2"/>
    <w:rsid w:val="00550F6E"/>
    <w:rsid w:val="00552E5C"/>
    <w:rsid w:val="005615EA"/>
    <w:rsid w:val="00564DBD"/>
    <w:rsid w:val="005669FE"/>
    <w:rsid w:val="005689D7"/>
    <w:rsid w:val="00570842"/>
    <w:rsid w:val="0058447E"/>
    <w:rsid w:val="00586442"/>
    <w:rsid w:val="005916C9"/>
    <w:rsid w:val="0059447B"/>
    <w:rsid w:val="00596451"/>
    <w:rsid w:val="005A3A96"/>
    <w:rsid w:val="005A5754"/>
    <w:rsid w:val="005A69A3"/>
    <w:rsid w:val="005B091D"/>
    <w:rsid w:val="005B3704"/>
    <w:rsid w:val="005B3A9D"/>
    <w:rsid w:val="005B4527"/>
    <w:rsid w:val="005B50D6"/>
    <w:rsid w:val="005B580C"/>
    <w:rsid w:val="005C1C1B"/>
    <w:rsid w:val="005C29A6"/>
    <w:rsid w:val="005C7A07"/>
    <w:rsid w:val="005C7AE3"/>
    <w:rsid w:val="005D4DC5"/>
    <w:rsid w:val="005D7192"/>
    <w:rsid w:val="005E1DDF"/>
    <w:rsid w:val="005E5A4A"/>
    <w:rsid w:val="005F0A77"/>
    <w:rsid w:val="005F1B98"/>
    <w:rsid w:val="005F29EE"/>
    <w:rsid w:val="005F3E1A"/>
    <w:rsid w:val="005F4676"/>
    <w:rsid w:val="005F5FCB"/>
    <w:rsid w:val="00611D55"/>
    <w:rsid w:val="00615977"/>
    <w:rsid w:val="00621884"/>
    <w:rsid w:val="00622666"/>
    <w:rsid w:val="00623F8A"/>
    <w:rsid w:val="00631E98"/>
    <w:rsid w:val="00634DC9"/>
    <w:rsid w:val="0064380C"/>
    <w:rsid w:val="0065059C"/>
    <w:rsid w:val="00653A9F"/>
    <w:rsid w:val="00662B5E"/>
    <w:rsid w:val="00662F49"/>
    <w:rsid w:val="0066318E"/>
    <w:rsid w:val="00664305"/>
    <w:rsid w:val="00666B1C"/>
    <w:rsid w:val="00666E52"/>
    <w:rsid w:val="00671F0D"/>
    <w:rsid w:val="00673A30"/>
    <w:rsid w:val="00674679"/>
    <w:rsid w:val="00675B5C"/>
    <w:rsid w:val="00675C6D"/>
    <w:rsid w:val="00680B51"/>
    <w:rsid w:val="0068174E"/>
    <w:rsid w:val="00685CEC"/>
    <w:rsid w:val="00686A72"/>
    <w:rsid w:val="00686E1F"/>
    <w:rsid w:val="0069349D"/>
    <w:rsid w:val="006A3F88"/>
    <w:rsid w:val="006A50FD"/>
    <w:rsid w:val="006A5138"/>
    <w:rsid w:val="006A6053"/>
    <w:rsid w:val="006B373B"/>
    <w:rsid w:val="006B45D9"/>
    <w:rsid w:val="006B4799"/>
    <w:rsid w:val="006B5AA3"/>
    <w:rsid w:val="006C04E0"/>
    <w:rsid w:val="006C310C"/>
    <w:rsid w:val="006C4A01"/>
    <w:rsid w:val="006D01C2"/>
    <w:rsid w:val="006D26AE"/>
    <w:rsid w:val="006D687C"/>
    <w:rsid w:val="006D7C4E"/>
    <w:rsid w:val="006E1405"/>
    <w:rsid w:val="006E1819"/>
    <w:rsid w:val="006E244B"/>
    <w:rsid w:val="006E373B"/>
    <w:rsid w:val="006F7CFA"/>
    <w:rsid w:val="00701C63"/>
    <w:rsid w:val="007068B0"/>
    <w:rsid w:val="00706C2D"/>
    <w:rsid w:val="00711481"/>
    <w:rsid w:val="00716714"/>
    <w:rsid w:val="00717B67"/>
    <w:rsid w:val="007200DE"/>
    <w:rsid w:val="00720EEE"/>
    <w:rsid w:val="00723014"/>
    <w:rsid w:val="00724E5A"/>
    <w:rsid w:val="00725A1B"/>
    <w:rsid w:val="00730B61"/>
    <w:rsid w:val="00731641"/>
    <w:rsid w:val="00732D48"/>
    <w:rsid w:val="0074086D"/>
    <w:rsid w:val="007408BD"/>
    <w:rsid w:val="00750B38"/>
    <w:rsid w:val="007512D2"/>
    <w:rsid w:val="0075310F"/>
    <w:rsid w:val="00755DF4"/>
    <w:rsid w:val="0076471D"/>
    <w:rsid w:val="0076547D"/>
    <w:rsid w:val="00766264"/>
    <w:rsid w:val="00774A97"/>
    <w:rsid w:val="007750B6"/>
    <w:rsid w:val="00776D41"/>
    <w:rsid w:val="00786A77"/>
    <w:rsid w:val="00790B10"/>
    <w:rsid w:val="00791327"/>
    <w:rsid w:val="007A0AB5"/>
    <w:rsid w:val="007A10D7"/>
    <w:rsid w:val="007A2D3B"/>
    <w:rsid w:val="007A41F2"/>
    <w:rsid w:val="007A4639"/>
    <w:rsid w:val="007A4742"/>
    <w:rsid w:val="007A7AD7"/>
    <w:rsid w:val="007A7BA8"/>
    <w:rsid w:val="007B2FA7"/>
    <w:rsid w:val="007C05F4"/>
    <w:rsid w:val="007C40E2"/>
    <w:rsid w:val="007C5CE9"/>
    <w:rsid w:val="007C6C12"/>
    <w:rsid w:val="007D0DEB"/>
    <w:rsid w:val="007D3C99"/>
    <w:rsid w:val="007E7B06"/>
    <w:rsid w:val="00800DDB"/>
    <w:rsid w:val="00802817"/>
    <w:rsid w:val="008069F1"/>
    <w:rsid w:val="00812698"/>
    <w:rsid w:val="008172C2"/>
    <w:rsid w:val="008248F9"/>
    <w:rsid w:val="00825167"/>
    <w:rsid w:val="0083774F"/>
    <w:rsid w:val="00841E73"/>
    <w:rsid w:val="00842476"/>
    <w:rsid w:val="00846A4E"/>
    <w:rsid w:val="00847081"/>
    <w:rsid w:val="00855206"/>
    <w:rsid w:val="00855906"/>
    <w:rsid w:val="00856231"/>
    <w:rsid w:val="00872934"/>
    <w:rsid w:val="008760FE"/>
    <w:rsid w:val="008812D3"/>
    <w:rsid w:val="0089252C"/>
    <w:rsid w:val="00893B3E"/>
    <w:rsid w:val="00894A03"/>
    <w:rsid w:val="008A19D8"/>
    <w:rsid w:val="008A1A7C"/>
    <w:rsid w:val="008A549F"/>
    <w:rsid w:val="008A749A"/>
    <w:rsid w:val="008B3F8A"/>
    <w:rsid w:val="008C1999"/>
    <w:rsid w:val="008C244D"/>
    <w:rsid w:val="008C4CB7"/>
    <w:rsid w:val="008C692E"/>
    <w:rsid w:val="008C6F2E"/>
    <w:rsid w:val="008C7448"/>
    <w:rsid w:val="008D2BF4"/>
    <w:rsid w:val="008D337C"/>
    <w:rsid w:val="008D46D2"/>
    <w:rsid w:val="008E1486"/>
    <w:rsid w:val="008E4025"/>
    <w:rsid w:val="008E423D"/>
    <w:rsid w:val="008E647B"/>
    <w:rsid w:val="008F2BF1"/>
    <w:rsid w:val="008F310F"/>
    <w:rsid w:val="009001AD"/>
    <w:rsid w:val="00900E36"/>
    <w:rsid w:val="00901A8E"/>
    <w:rsid w:val="00907E1A"/>
    <w:rsid w:val="00924315"/>
    <w:rsid w:val="00925671"/>
    <w:rsid w:val="00930172"/>
    <w:rsid w:val="00931C4C"/>
    <w:rsid w:val="009359B8"/>
    <w:rsid w:val="009366D6"/>
    <w:rsid w:val="0094013C"/>
    <w:rsid w:val="00940803"/>
    <w:rsid w:val="00941CF0"/>
    <w:rsid w:val="00941ECA"/>
    <w:rsid w:val="00942536"/>
    <w:rsid w:val="0095419C"/>
    <w:rsid w:val="00954D6F"/>
    <w:rsid w:val="0095604D"/>
    <w:rsid w:val="00960A32"/>
    <w:rsid w:val="00961834"/>
    <w:rsid w:val="009757D6"/>
    <w:rsid w:val="0097628D"/>
    <w:rsid w:val="00980A65"/>
    <w:rsid w:val="00984773"/>
    <w:rsid w:val="009860CA"/>
    <w:rsid w:val="0099294D"/>
    <w:rsid w:val="009947A7"/>
    <w:rsid w:val="009953C0"/>
    <w:rsid w:val="009962DB"/>
    <w:rsid w:val="0099756A"/>
    <w:rsid w:val="00997A91"/>
    <w:rsid w:val="009A269B"/>
    <w:rsid w:val="009B0512"/>
    <w:rsid w:val="009B32CC"/>
    <w:rsid w:val="009B38A5"/>
    <w:rsid w:val="009B74D1"/>
    <w:rsid w:val="009B7CED"/>
    <w:rsid w:val="009C247F"/>
    <w:rsid w:val="009C3D93"/>
    <w:rsid w:val="009C5D35"/>
    <w:rsid w:val="009E2AED"/>
    <w:rsid w:val="009E51CF"/>
    <w:rsid w:val="009F0FCD"/>
    <w:rsid w:val="009F25FC"/>
    <w:rsid w:val="009F4731"/>
    <w:rsid w:val="009F4AC6"/>
    <w:rsid w:val="009F7424"/>
    <w:rsid w:val="00A00789"/>
    <w:rsid w:val="00A01757"/>
    <w:rsid w:val="00A13043"/>
    <w:rsid w:val="00A16EAD"/>
    <w:rsid w:val="00A2089A"/>
    <w:rsid w:val="00A2351E"/>
    <w:rsid w:val="00A24C14"/>
    <w:rsid w:val="00A2633F"/>
    <w:rsid w:val="00A2699E"/>
    <w:rsid w:val="00A2754F"/>
    <w:rsid w:val="00A31869"/>
    <w:rsid w:val="00A337E7"/>
    <w:rsid w:val="00A40B9C"/>
    <w:rsid w:val="00A43960"/>
    <w:rsid w:val="00A43E48"/>
    <w:rsid w:val="00A44897"/>
    <w:rsid w:val="00A479B5"/>
    <w:rsid w:val="00A61C4C"/>
    <w:rsid w:val="00A62C5F"/>
    <w:rsid w:val="00A63BF0"/>
    <w:rsid w:val="00A64268"/>
    <w:rsid w:val="00A65308"/>
    <w:rsid w:val="00A67E74"/>
    <w:rsid w:val="00A7006D"/>
    <w:rsid w:val="00A7307C"/>
    <w:rsid w:val="00A80611"/>
    <w:rsid w:val="00A81C69"/>
    <w:rsid w:val="00A82738"/>
    <w:rsid w:val="00A86498"/>
    <w:rsid w:val="00A95EAB"/>
    <w:rsid w:val="00A97E4C"/>
    <w:rsid w:val="00AA2872"/>
    <w:rsid w:val="00AB0A96"/>
    <w:rsid w:val="00AB432C"/>
    <w:rsid w:val="00AB505F"/>
    <w:rsid w:val="00AB6AC7"/>
    <w:rsid w:val="00AB6FB5"/>
    <w:rsid w:val="00AC090C"/>
    <w:rsid w:val="00AC1526"/>
    <w:rsid w:val="00AC1F38"/>
    <w:rsid w:val="00AE4BA6"/>
    <w:rsid w:val="00AE4D20"/>
    <w:rsid w:val="00AF4F45"/>
    <w:rsid w:val="00AF5896"/>
    <w:rsid w:val="00AF7612"/>
    <w:rsid w:val="00B007E2"/>
    <w:rsid w:val="00B014EF"/>
    <w:rsid w:val="00B061F8"/>
    <w:rsid w:val="00B065A9"/>
    <w:rsid w:val="00B06AB7"/>
    <w:rsid w:val="00B10BE0"/>
    <w:rsid w:val="00B15537"/>
    <w:rsid w:val="00B2164B"/>
    <w:rsid w:val="00B22868"/>
    <w:rsid w:val="00B23480"/>
    <w:rsid w:val="00B248A9"/>
    <w:rsid w:val="00B40713"/>
    <w:rsid w:val="00B41D54"/>
    <w:rsid w:val="00B42C7E"/>
    <w:rsid w:val="00B45611"/>
    <w:rsid w:val="00B46420"/>
    <w:rsid w:val="00B50E8D"/>
    <w:rsid w:val="00B53DA8"/>
    <w:rsid w:val="00B56462"/>
    <w:rsid w:val="00B60429"/>
    <w:rsid w:val="00B60864"/>
    <w:rsid w:val="00B62A6E"/>
    <w:rsid w:val="00B6402E"/>
    <w:rsid w:val="00B66DCB"/>
    <w:rsid w:val="00B671BD"/>
    <w:rsid w:val="00B756CF"/>
    <w:rsid w:val="00B778BB"/>
    <w:rsid w:val="00B81987"/>
    <w:rsid w:val="00B85603"/>
    <w:rsid w:val="00B86348"/>
    <w:rsid w:val="00B87A3C"/>
    <w:rsid w:val="00B9117B"/>
    <w:rsid w:val="00B91385"/>
    <w:rsid w:val="00B91CD7"/>
    <w:rsid w:val="00B947EB"/>
    <w:rsid w:val="00B95340"/>
    <w:rsid w:val="00BA3909"/>
    <w:rsid w:val="00BA72F5"/>
    <w:rsid w:val="00BA7404"/>
    <w:rsid w:val="00BB10B7"/>
    <w:rsid w:val="00BB119D"/>
    <w:rsid w:val="00BB63B3"/>
    <w:rsid w:val="00BB7BF0"/>
    <w:rsid w:val="00BC4185"/>
    <w:rsid w:val="00BC641F"/>
    <w:rsid w:val="00BD3136"/>
    <w:rsid w:val="00BD51EF"/>
    <w:rsid w:val="00BD67AE"/>
    <w:rsid w:val="00BD6DBA"/>
    <w:rsid w:val="00BE214A"/>
    <w:rsid w:val="00BE4A3E"/>
    <w:rsid w:val="00BF72E7"/>
    <w:rsid w:val="00BF7A29"/>
    <w:rsid w:val="00C0073E"/>
    <w:rsid w:val="00C0213C"/>
    <w:rsid w:val="00C02C48"/>
    <w:rsid w:val="00C0770E"/>
    <w:rsid w:val="00C11A3F"/>
    <w:rsid w:val="00C14461"/>
    <w:rsid w:val="00C2223D"/>
    <w:rsid w:val="00C22A0C"/>
    <w:rsid w:val="00C264A8"/>
    <w:rsid w:val="00C31022"/>
    <w:rsid w:val="00C329E6"/>
    <w:rsid w:val="00C32E9A"/>
    <w:rsid w:val="00C32E9C"/>
    <w:rsid w:val="00C335D6"/>
    <w:rsid w:val="00C34485"/>
    <w:rsid w:val="00C348DD"/>
    <w:rsid w:val="00C3688F"/>
    <w:rsid w:val="00C404A1"/>
    <w:rsid w:val="00C41237"/>
    <w:rsid w:val="00C41241"/>
    <w:rsid w:val="00C45F2C"/>
    <w:rsid w:val="00C601AD"/>
    <w:rsid w:val="00C66587"/>
    <w:rsid w:val="00C70C49"/>
    <w:rsid w:val="00C721DA"/>
    <w:rsid w:val="00C76C9D"/>
    <w:rsid w:val="00C774F4"/>
    <w:rsid w:val="00C80C6E"/>
    <w:rsid w:val="00C83799"/>
    <w:rsid w:val="00C8390C"/>
    <w:rsid w:val="00C84248"/>
    <w:rsid w:val="00C84CDB"/>
    <w:rsid w:val="00CA02D5"/>
    <w:rsid w:val="00CA0E21"/>
    <w:rsid w:val="00CA6AA1"/>
    <w:rsid w:val="00CB1927"/>
    <w:rsid w:val="00CB2B65"/>
    <w:rsid w:val="00CB2BEC"/>
    <w:rsid w:val="00CB692F"/>
    <w:rsid w:val="00CB6DD2"/>
    <w:rsid w:val="00CB721A"/>
    <w:rsid w:val="00CC0DF1"/>
    <w:rsid w:val="00CC4F17"/>
    <w:rsid w:val="00CC7735"/>
    <w:rsid w:val="00CD0306"/>
    <w:rsid w:val="00CD079B"/>
    <w:rsid w:val="00CD1522"/>
    <w:rsid w:val="00CD71D5"/>
    <w:rsid w:val="00CD74B0"/>
    <w:rsid w:val="00CD7D56"/>
    <w:rsid w:val="00CE5C08"/>
    <w:rsid w:val="00CE7B17"/>
    <w:rsid w:val="00CF181C"/>
    <w:rsid w:val="00CF27D4"/>
    <w:rsid w:val="00CF4247"/>
    <w:rsid w:val="00CF4B29"/>
    <w:rsid w:val="00CF4C13"/>
    <w:rsid w:val="00D021E3"/>
    <w:rsid w:val="00D03667"/>
    <w:rsid w:val="00D04061"/>
    <w:rsid w:val="00D043DC"/>
    <w:rsid w:val="00D04B43"/>
    <w:rsid w:val="00D04E58"/>
    <w:rsid w:val="00D178B9"/>
    <w:rsid w:val="00D2157B"/>
    <w:rsid w:val="00D22FB9"/>
    <w:rsid w:val="00D245A7"/>
    <w:rsid w:val="00D253B1"/>
    <w:rsid w:val="00D2563D"/>
    <w:rsid w:val="00D25B10"/>
    <w:rsid w:val="00D32F03"/>
    <w:rsid w:val="00D40130"/>
    <w:rsid w:val="00D40745"/>
    <w:rsid w:val="00D435B2"/>
    <w:rsid w:val="00D46116"/>
    <w:rsid w:val="00D46541"/>
    <w:rsid w:val="00D47186"/>
    <w:rsid w:val="00D47CCC"/>
    <w:rsid w:val="00D52F0E"/>
    <w:rsid w:val="00D54818"/>
    <w:rsid w:val="00D56FFB"/>
    <w:rsid w:val="00D57F0D"/>
    <w:rsid w:val="00D669E8"/>
    <w:rsid w:val="00D73FFF"/>
    <w:rsid w:val="00D7423B"/>
    <w:rsid w:val="00D75BA2"/>
    <w:rsid w:val="00D80077"/>
    <w:rsid w:val="00D870F3"/>
    <w:rsid w:val="00D871E6"/>
    <w:rsid w:val="00D87229"/>
    <w:rsid w:val="00D92287"/>
    <w:rsid w:val="00D923D0"/>
    <w:rsid w:val="00D92DA8"/>
    <w:rsid w:val="00DA3592"/>
    <w:rsid w:val="00DA4650"/>
    <w:rsid w:val="00DB107D"/>
    <w:rsid w:val="00DB52D3"/>
    <w:rsid w:val="00DB7A9B"/>
    <w:rsid w:val="00DC144E"/>
    <w:rsid w:val="00DC16F1"/>
    <w:rsid w:val="00DD2ED7"/>
    <w:rsid w:val="00DD4068"/>
    <w:rsid w:val="00DE3209"/>
    <w:rsid w:val="00DE5F7E"/>
    <w:rsid w:val="00DE6303"/>
    <w:rsid w:val="00DE7C22"/>
    <w:rsid w:val="00DF0D25"/>
    <w:rsid w:val="00DF34AD"/>
    <w:rsid w:val="00DF5925"/>
    <w:rsid w:val="00DF6167"/>
    <w:rsid w:val="00E0273C"/>
    <w:rsid w:val="00E111A4"/>
    <w:rsid w:val="00E1180B"/>
    <w:rsid w:val="00E16652"/>
    <w:rsid w:val="00E170C2"/>
    <w:rsid w:val="00E23294"/>
    <w:rsid w:val="00E2330B"/>
    <w:rsid w:val="00E256D3"/>
    <w:rsid w:val="00E257D7"/>
    <w:rsid w:val="00E30D9C"/>
    <w:rsid w:val="00E32ECB"/>
    <w:rsid w:val="00E336A4"/>
    <w:rsid w:val="00E41258"/>
    <w:rsid w:val="00E41B68"/>
    <w:rsid w:val="00E6046E"/>
    <w:rsid w:val="00E615C0"/>
    <w:rsid w:val="00E66764"/>
    <w:rsid w:val="00E66D17"/>
    <w:rsid w:val="00E67764"/>
    <w:rsid w:val="00E67EEF"/>
    <w:rsid w:val="00E70A3B"/>
    <w:rsid w:val="00E713A6"/>
    <w:rsid w:val="00E7782F"/>
    <w:rsid w:val="00E82C9B"/>
    <w:rsid w:val="00E8341B"/>
    <w:rsid w:val="00E83AAB"/>
    <w:rsid w:val="00E85E14"/>
    <w:rsid w:val="00E86563"/>
    <w:rsid w:val="00E86660"/>
    <w:rsid w:val="00E90613"/>
    <w:rsid w:val="00E906E8"/>
    <w:rsid w:val="00E9219E"/>
    <w:rsid w:val="00E93CE6"/>
    <w:rsid w:val="00E950F4"/>
    <w:rsid w:val="00E96873"/>
    <w:rsid w:val="00EA00F3"/>
    <w:rsid w:val="00EA342B"/>
    <w:rsid w:val="00EB25CA"/>
    <w:rsid w:val="00EB4387"/>
    <w:rsid w:val="00EB6F1D"/>
    <w:rsid w:val="00EC5599"/>
    <w:rsid w:val="00EC5B3A"/>
    <w:rsid w:val="00EC71E7"/>
    <w:rsid w:val="00ED06A7"/>
    <w:rsid w:val="00ED1A55"/>
    <w:rsid w:val="00ED35F9"/>
    <w:rsid w:val="00ED437A"/>
    <w:rsid w:val="00ED4E73"/>
    <w:rsid w:val="00ED5535"/>
    <w:rsid w:val="00ED5E08"/>
    <w:rsid w:val="00ED64B4"/>
    <w:rsid w:val="00ED6FCF"/>
    <w:rsid w:val="00ED7C8C"/>
    <w:rsid w:val="00EE1578"/>
    <w:rsid w:val="00EE38FA"/>
    <w:rsid w:val="00EE5671"/>
    <w:rsid w:val="00EF589A"/>
    <w:rsid w:val="00F02CC8"/>
    <w:rsid w:val="00F03449"/>
    <w:rsid w:val="00F035C7"/>
    <w:rsid w:val="00F0443A"/>
    <w:rsid w:val="00F04F24"/>
    <w:rsid w:val="00F05A9E"/>
    <w:rsid w:val="00F061F9"/>
    <w:rsid w:val="00F0A886"/>
    <w:rsid w:val="00F11448"/>
    <w:rsid w:val="00F122BD"/>
    <w:rsid w:val="00F17903"/>
    <w:rsid w:val="00F23DB6"/>
    <w:rsid w:val="00F3170C"/>
    <w:rsid w:val="00F330B3"/>
    <w:rsid w:val="00F40E76"/>
    <w:rsid w:val="00F43F37"/>
    <w:rsid w:val="00F44033"/>
    <w:rsid w:val="00F5635E"/>
    <w:rsid w:val="00F6271E"/>
    <w:rsid w:val="00F66C8C"/>
    <w:rsid w:val="00F70AA7"/>
    <w:rsid w:val="00F7130C"/>
    <w:rsid w:val="00F71E28"/>
    <w:rsid w:val="00F7240E"/>
    <w:rsid w:val="00F72882"/>
    <w:rsid w:val="00F74AA1"/>
    <w:rsid w:val="00F93054"/>
    <w:rsid w:val="00F9595F"/>
    <w:rsid w:val="00FA09BD"/>
    <w:rsid w:val="00FA2A4C"/>
    <w:rsid w:val="00FA41ED"/>
    <w:rsid w:val="00FB0202"/>
    <w:rsid w:val="00FB18F5"/>
    <w:rsid w:val="00FB3537"/>
    <w:rsid w:val="00FC1438"/>
    <w:rsid w:val="00FC2361"/>
    <w:rsid w:val="00FC2A6F"/>
    <w:rsid w:val="00FC31EA"/>
    <w:rsid w:val="00FC375A"/>
    <w:rsid w:val="00FC7DD5"/>
    <w:rsid w:val="00FE0BDB"/>
    <w:rsid w:val="00FE5CE1"/>
    <w:rsid w:val="00FF0DCA"/>
    <w:rsid w:val="01D0AF9B"/>
    <w:rsid w:val="020E29DF"/>
    <w:rsid w:val="0224B83A"/>
    <w:rsid w:val="03117CE7"/>
    <w:rsid w:val="03A4E18A"/>
    <w:rsid w:val="096DBC8E"/>
    <w:rsid w:val="0A65D7F2"/>
    <w:rsid w:val="0B5351DA"/>
    <w:rsid w:val="0BAA8605"/>
    <w:rsid w:val="0E80EFFD"/>
    <w:rsid w:val="10201924"/>
    <w:rsid w:val="10D0E50D"/>
    <w:rsid w:val="1160BF93"/>
    <w:rsid w:val="11CC8CDF"/>
    <w:rsid w:val="171C7AAD"/>
    <w:rsid w:val="180B970F"/>
    <w:rsid w:val="18304341"/>
    <w:rsid w:val="184C21A7"/>
    <w:rsid w:val="18878635"/>
    <w:rsid w:val="1AE6B102"/>
    <w:rsid w:val="1B58D014"/>
    <w:rsid w:val="1BB37934"/>
    <w:rsid w:val="1C23724F"/>
    <w:rsid w:val="1CDD7C9A"/>
    <w:rsid w:val="1F87EA61"/>
    <w:rsid w:val="202EDC76"/>
    <w:rsid w:val="20524BB7"/>
    <w:rsid w:val="20D646CA"/>
    <w:rsid w:val="2141802A"/>
    <w:rsid w:val="21F92E82"/>
    <w:rsid w:val="2272DC13"/>
    <w:rsid w:val="22D18C2A"/>
    <w:rsid w:val="23080877"/>
    <w:rsid w:val="24F25EA0"/>
    <w:rsid w:val="25301D15"/>
    <w:rsid w:val="2575C0C3"/>
    <w:rsid w:val="28CA374D"/>
    <w:rsid w:val="29A77B2A"/>
    <w:rsid w:val="2A5EB0CA"/>
    <w:rsid w:val="2A8E1525"/>
    <w:rsid w:val="2B54FA07"/>
    <w:rsid w:val="2C35C27D"/>
    <w:rsid w:val="2F5F30C5"/>
    <w:rsid w:val="309D3289"/>
    <w:rsid w:val="31322822"/>
    <w:rsid w:val="31F38D12"/>
    <w:rsid w:val="32A69610"/>
    <w:rsid w:val="348EFCEB"/>
    <w:rsid w:val="35D0DE20"/>
    <w:rsid w:val="360A1FCA"/>
    <w:rsid w:val="37A26119"/>
    <w:rsid w:val="3838D3D6"/>
    <w:rsid w:val="398B70A7"/>
    <w:rsid w:val="3ABB7BC0"/>
    <w:rsid w:val="3B7DA963"/>
    <w:rsid w:val="3C3DE289"/>
    <w:rsid w:val="3C76F64C"/>
    <w:rsid w:val="3D308B97"/>
    <w:rsid w:val="3DE1C08B"/>
    <w:rsid w:val="400137D8"/>
    <w:rsid w:val="4063C6D1"/>
    <w:rsid w:val="429D8AE3"/>
    <w:rsid w:val="44143EF1"/>
    <w:rsid w:val="46CF0494"/>
    <w:rsid w:val="486EC565"/>
    <w:rsid w:val="4967A293"/>
    <w:rsid w:val="4974735E"/>
    <w:rsid w:val="4B8AD412"/>
    <w:rsid w:val="4B9D2E53"/>
    <w:rsid w:val="4C9DFED0"/>
    <w:rsid w:val="4CA6277E"/>
    <w:rsid w:val="4D29144A"/>
    <w:rsid w:val="4DE1473C"/>
    <w:rsid w:val="4E191F1F"/>
    <w:rsid w:val="4E40A674"/>
    <w:rsid w:val="509070B0"/>
    <w:rsid w:val="54184455"/>
    <w:rsid w:val="5448BFE6"/>
    <w:rsid w:val="5545E61A"/>
    <w:rsid w:val="57DC5F33"/>
    <w:rsid w:val="5864432C"/>
    <w:rsid w:val="59655B9C"/>
    <w:rsid w:val="59F659F0"/>
    <w:rsid w:val="5A088230"/>
    <w:rsid w:val="5A5BB77F"/>
    <w:rsid w:val="5B7C4A5B"/>
    <w:rsid w:val="5C26F122"/>
    <w:rsid w:val="6399B008"/>
    <w:rsid w:val="664CC1BB"/>
    <w:rsid w:val="67406983"/>
    <w:rsid w:val="6860A6B8"/>
    <w:rsid w:val="697EACDC"/>
    <w:rsid w:val="69B08178"/>
    <w:rsid w:val="6A9853FA"/>
    <w:rsid w:val="6BBAC582"/>
    <w:rsid w:val="6CA2EA92"/>
    <w:rsid w:val="6D410AE5"/>
    <w:rsid w:val="6D6556D6"/>
    <w:rsid w:val="6EB05141"/>
    <w:rsid w:val="6F5B6E9A"/>
    <w:rsid w:val="6FB80068"/>
    <w:rsid w:val="71CA7985"/>
    <w:rsid w:val="71CAFF8D"/>
    <w:rsid w:val="72073E87"/>
    <w:rsid w:val="7695C3AE"/>
    <w:rsid w:val="76C4FEDC"/>
    <w:rsid w:val="78FAEA1C"/>
    <w:rsid w:val="793BDA73"/>
    <w:rsid w:val="79DBE52C"/>
    <w:rsid w:val="7A98A600"/>
    <w:rsid w:val="7B40F633"/>
    <w:rsid w:val="7B88C171"/>
    <w:rsid w:val="7C09A94D"/>
    <w:rsid w:val="7CC21EC9"/>
    <w:rsid w:val="7CCB3DE6"/>
    <w:rsid w:val="7E0C3948"/>
    <w:rsid w:val="7E9AEC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29889"/>
  <w15:docId w15:val="{B54F1558-5BAE-FB45-B0DD-C16C4DE46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pPr>
      <w:keepNext/>
      <w:keepLines/>
      <w:spacing w:before="400" w:after="120"/>
      <w:outlineLvl w:val="0"/>
    </w:pPr>
    <w:rPr>
      <w:sz w:val="40"/>
      <w:szCs w:val="40"/>
    </w:rPr>
  </w:style>
  <w:style w:type="paragraph" w:styleId="Judul2">
    <w:name w:val="heading 2"/>
    <w:basedOn w:val="Normal"/>
    <w:next w:val="Normal"/>
    <w:uiPriority w:val="9"/>
    <w:unhideWhenUsed/>
    <w:qFormat/>
    <w:pPr>
      <w:keepNext/>
      <w:keepLines/>
      <w:spacing w:before="360" w:after="120"/>
      <w:outlineLvl w:val="1"/>
    </w:pPr>
    <w:rPr>
      <w:sz w:val="32"/>
      <w:szCs w:val="32"/>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styleId="Tempatpenampungteks">
    <w:name w:val="Placeholder Text"/>
    <w:basedOn w:val="FontParagrafDefault"/>
    <w:uiPriority w:val="99"/>
    <w:semiHidden/>
    <w:rsid w:val="002C7407"/>
    <w:rPr>
      <w:color w:val="666666"/>
    </w:rPr>
  </w:style>
  <w:style w:type="table" w:styleId="KisiTabel">
    <w:name w:val="Table Grid"/>
    <w:basedOn w:val="TabelNormal"/>
    <w:uiPriority w:val="39"/>
    <w:rsid w:val="005A3A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C42CD"/>
    <w:pPr>
      <w:tabs>
        <w:tab w:val="right" w:leader="dot" w:pos="9350"/>
      </w:tabs>
      <w:spacing w:after="100" w:line="360" w:lineRule="auto"/>
    </w:pPr>
    <w:rPr>
      <w:rFonts w:ascii="Times New Roman" w:eastAsia="Times New Roman" w:hAnsi="Times New Roman" w:cs="Times New Roman"/>
      <w:b/>
      <w:bCs/>
      <w:noProof/>
      <w:lang w:val="sv-SE"/>
    </w:rPr>
  </w:style>
  <w:style w:type="paragraph" w:styleId="TOC2">
    <w:name w:val="toc 2"/>
    <w:basedOn w:val="Normal"/>
    <w:next w:val="Normal"/>
    <w:autoRedefine/>
    <w:uiPriority w:val="39"/>
    <w:unhideWhenUsed/>
    <w:rsid w:val="00497FC8"/>
    <w:pPr>
      <w:spacing w:after="100"/>
      <w:ind w:left="220"/>
    </w:pPr>
  </w:style>
  <w:style w:type="paragraph" w:styleId="TOC3">
    <w:name w:val="toc 3"/>
    <w:basedOn w:val="Normal"/>
    <w:next w:val="Normal"/>
    <w:autoRedefine/>
    <w:uiPriority w:val="39"/>
    <w:unhideWhenUsed/>
    <w:rsid w:val="00497FC8"/>
    <w:pPr>
      <w:spacing w:after="100"/>
      <w:ind w:left="440"/>
    </w:pPr>
  </w:style>
  <w:style w:type="paragraph" w:styleId="Header">
    <w:name w:val="header"/>
    <w:basedOn w:val="Normal"/>
    <w:link w:val="HeaderKAR"/>
    <w:uiPriority w:val="99"/>
    <w:unhideWhenUsed/>
    <w:rsid w:val="00B671BD"/>
    <w:pPr>
      <w:tabs>
        <w:tab w:val="center" w:pos="4513"/>
        <w:tab w:val="right" w:pos="9026"/>
      </w:tabs>
      <w:spacing w:line="240" w:lineRule="auto"/>
    </w:pPr>
  </w:style>
  <w:style w:type="character" w:customStyle="1" w:styleId="HeaderKAR">
    <w:name w:val="Header KAR"/>
    <w:basedOn w:val="FontParagrafDefault"/>
    <w:link w:val="Header"/>
    <w:uiPriority w:val="99"/>
    <w:rsid w:val="00B671BD"/>
  </w:style>
  <w:style w:type="paragraph" w:styleId="Footer">
    <w:name w:val="footer"/>
    <w:basedOn w:val="Normal"/>
    <w:link w:val="FooterKAR"/>
    <w:uiPriority w:val="99"/>
    <w:unhideWhenUsed/>
    <w:rsid w:val="00B671BD"/>
    <w:pPr>
      <w:tabs>
        <w:tab w:val="center" w:pos="4513"/>
        <w:tab w:val="right" w:pos="9026"/>
      </w:tabs>
      <w:spacing w:line="240" w:lineRule="auto"/>
    </w:pPr>
  </w:style>
  <w:style w:type="character" w:customStyle="1" w:styleId="FooterKAR">
    <w:name w:val="Footer KAR"/>
    <w:basedOn w:val="FontParagrafDefault"/>
    <w:link w:val="Footer"/>
    <w:uiPriority w:val="99"/>
    <w:rsid w:val="00B671BD"/>
  </w:style>
  <w:style w:type="paragraph" w:styleId="DaftarParagraf">
    <w:name w:val="List Paragraph"/>
    <w:basedOn w:val="Normal"/>
    <w:uiPriority w:val="34"/>
    <w:qFormat/>
    <w:rsid w:val="00800DDB"/>
    <w:pPr>
      <w:ind w:left="720"/>
      <w:contextualSpacing/>
    </w:pPr>
  </w:style>
  <w:style w:type="paragraph" w:styleId="JudulTOC">
    <w:name w:val="TOC Heading"/>
    <w:basedOn w:val="Judul1"/>
    <w:next w:val="Normal"/>
    <w:uiPriority w:val="39"/>
    <w:unhideWhenUsed/>
    <w:qFormat/>
    <w:rsid w:val="00D923D0"/>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styleId="Hyperlink">
    <w:name w:val="Hyperlink"/>
    <w:basedOn w:val="FontParagrafDefault"/>
    <w:uiPriority w:val="99"/>
    <w:unhideWhenUsed/>
    <w:rsid w:val="00D923D0"/>
    <w:rPr>
      <w:color w:val="0000FF" w:themeColor="hyperlink"/>
      <w:u w:val="single"/>
    </w:rPr>
  </w:style>
  <w:style w:type="character" w:customStyle="1" w:styleId="Judul1KAR">
    <w:name w:val="Judul 1 KAR"/>
    <w:basedOn w:val="FontParagrafDefault"/>
    <w:link w:val="Judul1"/>
    <w:uiPriority w:val="9"/>
    <w:rsid w:val="00D923D0"/>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663118">
      <w:bodyDiv w:val="1"/>
      <w:marLeft w:val="0"/>
      <w:marRight w:val="0"/>
      <w:marTop w:val="0"/>
      <w:marBottom w:val="0"/>
      <w:divBdr>
        <w:top w:val="none" w:sz="0" w:space="0" w:color="auto"/>
        <w:left w:val="none" w:sz="0" w:space="0" w:color="auto"/>
        <w:bottom w:val="none" w:sz="0" w:space="0" w:color="auto"/>
        <w:right w:val="none" w:sz="0" w:space="0" w:color="auto"/>
      </w:divBdr>
    </w:div>
    <w:div w:id="696738749">
      <w:bodyDiv w:val="1"/>
      <w:marLeft w:val="0"/>
      <w:marRight w:val="0"/>
      <w:marTop w:val="0"/>
      <w:marBottom w:val="0"/>
      <w:divBdr>
        <w:top w:val="none" w:sz="0" w:space="0" w:color="auto"/>
        <w:left w:val="none" w:sz="0" w:space="0" w:color="auto"/>
        <w:bottom w:val="none" w:sz="0" w:space="0" w:color="auto"/>
        <w:right w:val="none" w:sz="0" w:space="0" w:color="auto"/>
      </w:divBdr>
    </w:div>
    <w:div w:id="707148280">
      <w:bodyDiv w:val="1"/>
      <w:marLeft w:val="0"/>
      <w:marRight w:val="0"/>
      <w:marTop w:val="0"/>
      <w:marBottom w:val="0"/>
      <w:divBdr>
        <w:top w:val="none" w:sz="0" w:space="0" w:color="auto"/>
        <w:left w:val="none" w:sz="0" w:space="0" w:color="auto"/>
        <w:bottom w:val="none" w:sz="0" w:space="0" w:color="auto"/>
        <w:right w:val="none" w:sz="0" w:space="0" w:color="auto"/>
      </w:divBdr>
    </w:div>
    <w:div w:id="727460529">
      <w:bodyDiv w:val="1"/>
      <w:marLeft w:val="0"/>
      <w:marRight w:val="0"/>
      <w:marTop w:val="0"/>
      <w:marBottom w:val="0"/>
      <w:divBdr>
        <w:top w:val="none" w:sz="0" w:space="0" w:color="auto"/>
        <w:left w:val="none" w:sz="0" w:space="0" w:color="auto"/>
        <w:bottom w:val="none" w:sz="0" w:space="0" w:color="auto"/>
        <w:right w:val="none" w:sz="0" w:space="0" w:color="auto"/>
      </w:divBdr>
    </w:div>
    <w:div w:id="847674140">
      <w:bodyDiv w:val="1"/>
      <w:marLeft w:val="0"/>
      <w:marRight w:val="0"/>
      <w:marTop w:val="0"/>
      <w:marBottom w:val="0"/>
      <w:divBdr>
        <w:top w:val="none" w:sz="0" w:space="0" w:color="auto"/>
        <w:left w:val="none" w:sz="0" w:space="0" w:color="auto"/>
        <w:bottom w:val="none" w:sz="0" w:space="0" w:color="auto"/>
        <w:right w:val="none" w:sz="0" w:space="0" w:color="auto"/>
      </w:divBdr>
    </w:div>
    <w:div w:id="1497039647">
      <w:bodyDiv w:val="1"/>
      <w:marLeft w:val="0"/>
      <w:marRight w:val="0"/>
      <w:marTop w:val="0"/>
      <w:marBottom w:val="0"/>
      <w:divBdr>
        <w:top w:val="none" w:sz="0" w:space="0" w:color="auto"/>
        <w:left w:val="none" w:sz="0" w:space="0" w:color="auto"/>
        <w:bottom w:val="none" w:sz="0" w:space="0" w:color="auto"/>
        <w:right w:val="none" w:sz="0" w:space="0" w:color="auto"/>
      </w:divBdr>
    </w:div>
    <w:div w:id="1776091814">
      <w:bodyDiv w:val="1"/>
      <w:marLeft w:val="0"/>
      <w:marRight w:val="0"/>
      <w:marTop w:val="0"/>
      <w:marBottom w:val="0"/>
      <w:divBdr>
        <w:top w:val="none" w:sz="0" w:space="0" w:color="auto"/>
        <w:left w:val="none" w:sz="0" w:space="0" w:color="auto"/>
        <w:bottom w:val="none" w:sz="0" w:space="0" w:color="auto"/>
        <w:right w:val="none" w:sz="0" w:space="0" w:color="auto"/>
      </w:divBdr>
    </w:div>
    <w:div w:id="1871645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4.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5" Type="http://schemas.openxmlformats.org/officeDocument/2006/relationships/webSettings" Target="webSettings.xml" /><Relationship Id="rId15" Type="http://schemas.openxmlformats.org/officeDocument/2006/relationships/image" Target="media/image6.png" /><Relationship Id="rId10" Type="http://schemas.openxmlformats.org/officeDocument/2006/relationships/footer" Target="footer2.xm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Suc11</b:Tag>
    <b:SourceType>JournalArticle</b:SourceType>
    <b:Guid>{61FFC4F9-1281-496C-862B-0A490C558CE5}</b:Guid>
    <b:Title>Penggunaan Laptop dalam Perkuliahan di Kelas Manfaat atau Mudharatkah?</b:Title>
    <b:Year>2011</b:Year>
    <b:JournalName>Jurnal Pendidikan dan Kebudayaan</b:JournalName>
    <b:Volume>17</b:Volume>
    <b:Issue>3</b:Issue>
    <b:Author>
      <b:Author>
        <b:NameList>
          <b:Person>
            <b:Last>Suciati</b:Last>
          </b:Person>
          <b:Person>
            <b:Last>Hidayah</b:Last>
            <b:First>Nur</b:First>
          </b:Person>
        </b:NameList>
      </b:Author>
    </b:Author>
    <b:RefOrder>1</b:RefOrder>
  </b:Source>
  <b:Source>
    <b:Tag>Rei25</b:Tag>
    <b:SourceType>InternetSite</b:SourceType>
    <b:Guid>{4B3279C5-AA7A-4638-ACAC-43C71F9DA230}</b:Guid>
    <b:Title>The PC Market Enters Volatile 2025 on Strong Results, According to IDC</b:Title>
    <b:Year>2025</b:Year>
    <b:Author>
      <b:Author>
        <b:NameList>
          <b:Person>
            <b:Last>Reith</b:Last>
            <b:First>Ryan</b:First>
          </b:Person>
          <b:Person>
            <b:Last>Cruz</b:Last>
            <b:First>Michael</b:First>
            <b:Middle>De La Cruz</b:Middle>
          </b:Person>
          <b:Person>
            <b:Last>Bouchard</b:Last>
            <b:First>Jean</b:First>
            <b:Middle>Philippe</b:Middle>
          </b:Person>
        </b:NameList>
      </b:Author>
    </b:Author>
    <b:Publisher>IDC Corporate</b:Publisher>
    <b:ProductionCompany>IDC Corporate</b:ProductionCompany>
    <b:URL>https://my.idc.com/getdoc.jsp?containerId=prUS53304025</b:URL>
    <b:RefOrder>2</b:RefOrder>
  </b:Source>
</b:Sources>
</file>

<file path=customXml/itemProps1.xml><?xml version="1.0" encoding="utf-8"?>
<ds:datastoreItem xmlns:ds="http://schemas.openxmlformats.org/officeDocument/2006/customXml" ds:itemID="{CAFF52BB-DB3D-294C-8DBB-1869A5FAB96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6864</Words>
  <Characters>39131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Sahid Maulana</dc:creator>
  <cp:keywords/>
  <cp:lastModifiedBy>Sahid Maulana</cp:lastModifiedBy>
  <cp:revision>2</cp:revision>
  <dcterms:created xsi:type="dcterms:W3CDTF">2025-11-26T16:57:00Z</dcterms:created>
  <dcterms:modified xsi:type="dcterms:W3CDTF">2025-11-26T16:57:00Z</dcterms:modified>
</cp:coreProperties>
</file>